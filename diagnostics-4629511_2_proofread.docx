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0500" w14:textId="77777777" w:rsidR="007C1CDA" w:rsidRPr="00681C43" w:rsidRDefault="007C1CDA" w:rsidP="007C1CDA">
      <w:pPr>
        <w:pStyle w:val="MDPI11articletype"/>
        <w:rPr>
          <w:szCs w:val="20"/>
          <w14:ligatures w14:val="standardContextual"/>
        </w:rPr>
      </w:pPr>
      <w:commentRangeStart w:id="0"/>
      <w:r w:rsidRPr="00146A07">
        <w:rPr>
          <w:szCs w:val="20"/>
          <w:highlight w:val="yellow"/>
          <w14:ligatures w14:val="standardContextual"/>
        </w:rPr>
        <w:t>Systematic Review</w:t>
      </w:r>
      <w:commentRangeEnd w:id="0"/>
      <w:r w:rsidR="00146A07" w:rsidRPr="00681C43">
        <w:rPr>
          <w:rStyle w:val="CommentReference"/>
          <w:sz w:val="20"/>
          <w:szCs w:val="20"/>
          <w14:ligatures w14:val="standardContextual"/>
        </w:rPr>
        <w:commentReference w:id="0"/>
      </w:r>
    </w:p>
    <w:p w14:paraId="1414A91E" w14:textId="77777777" w:rsidR="007C1CDA" w:rsidRPr="00681C43" w:rsidRDefault="007C1CDA" w:rsidP="007C1CDA">
      <w:pPr>
        <w:pStyle w:val="MDPI12title"/>
        <w:rPr>
          <w:szCs w:val="36"/>
          <w14:ligatures w14:val="standardContextual"/>
        </w:rPr>
      </w:pPr>
      <w:commentRangeStart w:id="1"/>
      <w:r w:rsidRPr="00681C43">
        <w:rPr>
          <w:szCs w:val="36"/>
          <w:highlight w:val="yellow"/>
          <w14:ligatures w14:val="standardContextual"/>
        </w:rPr>
        <w:t>Wearable- and</w:t>
      </w:r>
      <w:commentRangeEnd w:id="1"/>
      <w:r w:rsidR="00F75374" w:rsidRPr="00681C43">
        <w:rPr>
          <w:rStyle w:val="CommentReference"/>
          <w:sz w:val="36"/>
          <w:szCs w:val="36"/>
          <w14:ligatures w14:val="standardContextual"/>
        </w:rPr>
        <w:commentReference w:id="1"/>
      </w:r>
      <w:r w:rsidRPr="00681C43">
        <w:rPr>
          <w:szCs w:val="36"/>
          <w14:ligatures w14:val="standardContextual"/>
        </w:rPr>
        <w:t xml:space="preserve"> </w:t>
      </w:r>
      <w:commentRangeStart w:id="2"/>
      <w:r w:rsidRPr="00681C43">
        <w:rPr>
          <w:szCs w:val="36"/>
          <w14:ligatures w14:val="standardContextual"/>
        </w:rPr>
        <w:t xml:space="preserve">Vision-Based Gait </w:t>
      </w:r>
      <w:commentRangeEnd w:id="2"/>
      <w:r w:rsidR="00010BDD" w:rsidRPr="00681C43">
        <w:rPr>
          <w:rStyle w:val="CommentReference"/>
          <w:sz w:val="36"/>
          <w:szCs w:val="36"/>
          <w14:ligatures w14:val="standardContextual"/>
        </w:rPr>
        <w:commentReference w:id="2"/>
      </w:r>
      <w:r w:rsidRPr="00681C43">
        <w:rPr>
          <w:szCs w:val="36"/>
          <w14:ligatures w14:val="standardContextual"/>
        </w:rPr>
        <w:t>Models for Predicting Future Falls in Older Adults: A Systematic Review of Performance, Validation, and Clinical Readiness</w:t>
      </w:r>
    </w:p>
    <w:p w14:paraId="067E8BED" w14:textId="77777777" w:rsidR="004124CC" w:rsidRPr="00CB3AB0" w:rsidRDefault="007C1CDA" w:rsidP="007C1CDA">
      <w:pPr>
        <w:pStyle w:val="MDPI13authornames"/>
        <w:rPr>
          <w:snapToGrid w:val="0"/>
          <w:szCs w:val="20"/>
          <w14:ligatures w14:val="standardContextual"/>
        </w:rPr>
      </w:pPr>
      <w:commentRangeStart w:id="3"/>
      <w:r w:rsidRPr="00CB3AB0">
        <w:rPr>
          <w:snapToGrid w:val="0"/>
          <w:szCs w:val="20"/>
          <w:highlight w:val="yellow"/>
          <w14:ligatures w14:val="standardContextual"/>
        </w:rPr>
        <w:t xml:space="preserve">Majed S. Alsanea </w:t>
      </w:r>
      <w:r w:rsidRPr="00CB3AB0">
        <w:rPr>
          <w:snapToGrid w:val="0"/>
          <w:szCs w:val="20"/>
          <w:highlight w:val="yellow"/>
          <w:vertAlign w:val="superscript"/>
          <w14:ligatures w14:val="standardContextual"/>
        </w:rPr>
        <w:t>1</w:t>
      </w:r>
      <w:r w:rsidRPr="00CB3AB0">
        <w:rPr>
          <w:snapToGrid w:val="0"/>
          <w:szCs w:val="20"/>
          <w:highlight w:val="yellow"/>
          <w14:ligatures w14:val="standardContextual"/>
        </w:rPr>
        <w:t>,</w:t>
      </w:r>
      <w:commentRangeEnd w:id="3"/>
      <w:r w:rsidR="00F75374" w:rsidRPr="00CB3AB0">
        <w:rPr>
          <w:rStyle w:val="CommentReference"/>
          <w:snapToGrid w:val="0"/>
          <w:sz w:val="20"/>
          <w:szCs w:val="20"/>
          <w14:ligatures w14:val="standardContextual"/>
        </w:rPr>
        <w:commentReference w:id="3"/>
      </w:r>
      <w:r w:rsidRPr="00CB3AB0">
        <w:rPr>
          <w:snapToGrid w:val="0"/>
          <w:szCs w:val="20"/>
          <w14:ligatures w14:val="standardContextual"/>
        </w:rPr>
        <w:t xml:space="preserve"> Yosef Hasan Jbara </w:t>
      </w:r>
      <w:r w:rsidRPr="00CB3AB0">
        <w:rPr>
          <w:snapToGrid w:val="0"/>
          <w:szCs w:val="20"/>
          <w:vertAlign w:val="superscript"/>
          <w14:ligatures w14:val="standardContextual"/>
        </w:rPr>
        <w:t>2,3,</w:t>
      </w:r>
      <w:r w:rsidRPr="00CB3AB0">
        <w:rPr>
          <w:snapToGrid w:val="0"/>
          <w:szCs w:val="20"/>
          <w14:ligatures w14:val="standardContextual"/>
        </w:rPr>
        <w:t xml:space="preserve">*, Alshimaa Hamdy Ismail </w:t>
      </w:r>
      <w:r w:rsidRPr="00CB3AB0">
        <w:rPr>
          <w:snapToGrid w:val="0"/>
          <w:szCs w:val="20"/>
          <w:vertAlign w:val="superscript"/>
          <w14:ligatures w14:val="standardContextual"/>
        </w:rPr>
        <w:t>3,4</w:t>
      </w:r>
      <w:r w:rsidRPr="00CB3AB0">
        <w:rPr>
          <w:snapToGrid w:val="0"/>
          <w:szCs w:val="20"/>
          <w14:ligatures w14:val="standardContextual"/>
        </w:rPr>
        <w:t xml:space="preserve">, Farha Mujeeb Ahmed Shaikh </w:t>
      </w:r>
      <w:r w:rsidRPr="00CB3AB0">
        <w:rPr>
          <w:snapToGrid w:val="0"/>
          <w:szCs w:val="20"/>
          <w:vertAlign w:val="superscript"/>
          <w14:ligatures w14:val="standardContextual"/>
        </w:rPr>
        <w:t>5</w:t>
      </w:r>
      <w:r w:rsidRPr="00CB3AB0">
        <w:rPr>
          <w:snapToGrid w:val="0"/>
          <w:szCs w:val="20"/>
          <w14:ligatures w14:val="standardContextual"/>
        </w:rPr>
        <w:t xml:space="preserve"> </w:t>
      </w:r>
      <w:r w:rsidR="00CB3AB0">
        <w:rPr>
          <w:snapToGrid w:val="0"/>
          <w:szCs w:val="20"/>
          <w14:ligatures w14:val="standardContextual"/>
        </w:rPr>
        <w:br/>
      </w:r>
      <w:r w:rsidRPr="00CB3AB0">
        <w:rPr>
          <w:snapToGrid w:val="0"/>
          <w:szCs w:val="20"/>
          <w14:ligatures w14:val="standardContextual"/>
        </w:rPr>
        <w:t xml:space="preserve">and Mohammed Gh. Alzahrani </w:t>
      </w:r>
      <w:r w:rsidRPr="00CB3AB0">
        <w:rPr>
          <w:snapToGrid w:val="0"/>
          <w:szCs w:val="20"/>
          <w:vertAlign w:val="superscript"/>
          <w14:ligatures w14:val="standardContextual"/>
        </w:rPr>
        <w:t>6</w:t>
      </w:r>
    </w:p>
    <w:p w14:paraId="6784BC6D" w14:textId="77777777" w:rsidR="007C1CDA" w:rsidRPr="00712250" w:rsidRDefault="00491E1B" w:rsidP="00712250">
      <w:pPr>
        <w:pStyle w:val="MDPI16affiliation"/>
        <w:rPr>
          <w:snapToGrid w:val="0"/>
          <w:szCs w:val="16"/>
          <w14:ligatures w14:val="standardContextual"/>
        </w:rPr>
      </w:pPr>
      <w:r w:rsidRPr="00712250">
        <w:rPr>
          <w:snapToGrid w:val="0"/>
          <w:szCs w:val="16"/>
          <w:vertAlign w:val="superscript"/>
          <w14:ligatures w14:val="standardContextual"/>
        </w:rPr>
        <w:t>1</w:t>
      </w:r>
      <w:r w:rsidRPr="00712250">
        <w:rPr>
          <w:snapToGrid w:val="0"/>
          <w:szCs w:val="16"/>
          <w14:ligatures w14:val="standardContextual"/>
        </w:rPr>
        <w:tab/>
        <w:t>Alnahda College, Al Munsiyah District, Riyadh 13255, Saudi Arabia; majed.alsanea@alnahda.edu.sa</w:t>
      </w:r>
    </w:p>
    <w:p w14:paraId="6A3D973C" w14:textId="774949ED" w:rsidR="007C1CDA" w:rsidRPr="00712250" w:rsidRDefault="00491E1B" w:rsidP="00712250">
      <w:pPr>
        <w:pStyle w:val="MDPI16affiliation"/>
        <w:rPr>
          <w:snapToGrid w:val="0"/>
          <w:szCs w:val="16"/>
          <w14:ligatures w14:val="standardContextual"/>
        </w:rPr>
      </w:pPr>
      <w:r w:rsidRPr="00712250">
        <w:rPr>
          <w:snapToGrid w:val="0"/>
          <w:szCs w:val="16"/>
          <w:vertAlign w:val="superscript"/>
          <w14:ligatures w14:val="standardContextual"/>
        </w:rPr>
        <w:t>2</w:t>
      </w:r>
      <w:r w:rsidRPr="00712250">
        <w:rPr>
          <w:snapToGrid w:val="0"/>
          <w:szCs w:val="16"/>
          <w14:ligatures w14:val="standardContextual"/>
        </w:rPr>
        <w:tab/>
        <w:t>Computer Engineering Department, College of Engineering &amp; Information Technology, Buraydah Colleges, Buraydah</w:t>
      </w:r>
      <w:r w:rsidR="00196724">
        <w:rPr>
          <w:snapToGrid w:val="0"/>
          <w:szCs w:val="16"/>
          <w14:ligatures w14:val="standardContextual"/>
        </w:rPr>
        <w:t xml:space="preserve"> </w:t>
      </w:r>
      <w:commentRangeStart w:id="4"/>
      <w:commentRangeStart w:id="5"/>
      <w:r w:rsidR="00196724" w:rsidRPr="00196724">
        <w:rPr>
          <w:snapToGrid w:val="0"/>
          <w:szCs w:val="16"/>
          <w:highlight w:val="yellow"/>
          <w14:ligatures w14:val="standardContextual"/>
        </w:rPr>
        <w:t>51418</w:t>
      </w:r>
      <w:commentRangeEnd w:id="4"/>
      <w:r w:rsidR="00C07145" w:rsidRPr="00712250">
        <w:rPr>
          <w:rStyle w:val="CommentReference"/>
          <w:snapToGrid w:val="0"/>
          <w:sz w:val="16"/>
          <w:szCs w:val="16"/>
          <w14:ligatures w14:val="standardContextual"/>
        </w:rPr>
        <w:commentReference w:id="4"/>
      </w:r>
      <w:commentRangeEnd w:id="5"/>
      <w:r w:rsidR="00036935" w:rsidRPr="00712250">
        <w:rPr>
          <w:rStyle w:val="CommentReference"/>
          <w:snapToGrid w:val="0"/>
          <w:sz w:val="16"/>
          <w:szCs w:val="16"/>
          <w14:ligatures w14:val="standardContextual"/>
        </w:rPr>
        <w:commentReference w:id="5"/>
      </w:r>
      <w:r w:rsidRPr="00712250">
        <w:rPr>
          <w:snapToGrid w:val="0"/>
          <w:szCs w:val="16"/>
          <w14:ligatures w14:val="standardContextual"/>
        </w:rPr>
        <w:t>, Saudi Arabia</w:t>
      </w:r>
    </w:p>
    <w:p w14:paraId="54F4D25A" w14:textId="02AE7FCB" w:rsidR="00534977" w:rsidRDefault="00491E1B" w:rsidP="00534977">
      <w:pPr>
        <w:pStyle w:val="MDPI16affiliation"/>
        <w:rPr>
          <w:szCs w:val="16"/>
        </w:rPr>
      </w:pPr>
      <w:r w:rsidRPr="00712250">
        <w:rPr>
          <w:snapToGrid w:val="0"/>
          <w:szCs w:val="16"/>
          <w:vertAlign w:val="superscript"/>
          <w14:ligatures w14:val="standardContextual"/>
        </w:rPr>
        <w:t>3</w:t>
      </w:r>
      <w:r w:rsidRPr="00712250">
        <w:rPr>
          <w:snapToGrid w:val="0"/>
          <w:szCs w:val="16"/>
          <w14:ligatures w14:val="standardContextual"/>
        </w:rPr>
        <w:tab/>
        <w:t>King Salman Center for Disability Research, Riyadh</w:t>
      </w:r>
      <w:r w:rsidR="00EA0245">
        <w:rPr>
          <w:snapToGrid w:val="0"/>
          <w:szCs w:val="16"/>
          <w14:ligatures w14:val="standardContextual"/>
        </w:rPr>
        <w:t xml:space="preserve"> </w:t>
      </w:r>
      <w:r w:rsidR="00EA0245" w:rsidRPr="00EA0245">
        <w:rPr>
          <w:snapToGrid w:val="0"/>
          <w:szCs w:val="16"/>
          <w:highlight w:val="yellow"/>
          <w14:ligatures w14:val="standardContextual"/>
        </w:rPr>
        <w:t>11614</w:t>
      </w:r>
      <w:r w:rsidRPr="00712250">
        <w:rPr>
          <w:snapToGrid w:val="0"/>
          <w:szCs w:val="16"/>
          <w14:ligatures w14:val="standardContextual"/>
        </w:rPr>
        <w:t>, Saudi Arabia</w:t>
      </w:r>
      <w:r w:rsidR="00534977">
        <w:rPr>
          <w:snapToGrid w:val="0"/>
          <w:szCs w:val="16"/>
          <w14:ligatures w14:val="standardContextual"/>
        </w:rPr>
        <w:t xml:space="preserve">; </w:t>
      </w:r>
      <w:r w:rsidR="00534977" w:rsidRPr="00534977">
        <w:rPr>
          <w:szCs w:val="16"/>
        </w:rPr>
        <w:t>aismail@oc.edu.sa</w:t>
      </w:r>
    </w:p>
    <w:p w14:paraId="3CD79D3F" w14:textId="7B693841" w:rsidR="007C1CDA" w:rsidRPr="00712250" w:rsidRDefault="00491E1B" w:rsidP="00534977">
      <w:pPr>
        <w:pStyle w:val="MDPI16affiliation"/>
        <w:rPr>
          <w:snapToGrid w:val="0"/>
          <w:szCs w:val="16"/>
          <w14:ligatures w14:val="standardContextual"/>
        </w:rPr>
      </w:pPr>
      <w:r w:rsidRPr="00712250">
        <w:rPr>
          <w:snapToGrid w:val="0"/>
          <w:szCs w:val="16"/>
          <w:vertAlign w:val="superscript"/>
          <w14:ligatures w14:val="standardContextual"/>
        </w:rPr>
        <w:t>4</w:t>
      </w:r>
      <w:r w:rsidRPr="00712250">
        <w:rPr>
          <w:snapToGrid w:val="0"/>
          <w:szCs w:val="16"/>
          <w14:ligatures w14:val="standardContextual"/>
        </w:rPr>
        <w:tab/>
        <w:t>Department of Computer Science, College of Engineering and Information Technology, Onaizah Colleges, Qassim 56447, Saudi Arabia</w:t>
      </w:r>
    </w:p>
    <w:p w14:paraId="36B86004" w14:textId="713C969D" w:rsidR="007C1CDA" w:rsidRPr="00712250" w:rsidRDefault="00491E1B" w:rsidP="00712250">
      <w:pPr>
        <w:pStyle w:val="MDPI16affiliation"/>
        <w:rPr>
          <w:snapToGrid w:val="0"/>
          <w:szCs w:val="16"/>
          <w14:ligatures w14:val="standardContextual"/>
        </w:rPr>
      </w:pPr>
      <w:r w:rsidRPr="00712250">
        <w:rPr>
          <w:snapToGrid w:val="0"/>
          <w:szCs w:val="16"/>
          <w:vertAlign w:val="superscript"/>
          <w14:ligatures w14:val="standardContextual"/>
        </w:rPr>
        <w:t>5</w:t>
      </w:r>
      <w:r w:rsidRPr="00712250">
        <w:rPr>
          <w:snapToGrid w:val="0"/>
          <w:szCs w:val="16"/>
          <w14:ligatures w14:val="standardContextual"/>
        </w:rPr>
        <w:tab/>
        <w:t xml:space="preserve">Department of Basic Medical Science, College of Medicine, AlMaarefa University, Diriyah, </w:t>
      </w:r>
      <w:r w:rsidR="00BB042D">
        <w:rPr>
          <w:snapToGrid w:val="0"/>
          <w:szCs w:val="16"/>
          <w14:ligatures w14:val="standardContextual"/>
        </w:rPr>
        <w:br/>
      </w:r>
      <w:r w:rsidRPr="00712250">
        <w:rPr>
          <w:snapToGrid w:val="0"/>
          <w:szCs w:val="16"/>
          <w14:ligatures w14:val="standardContextual"/>
        </w:rPr>
        <w:t>Riyadh 13713, Saudi Arabia; fshaikh@um.edu.sa</w:t>
      </w:r>
    </w:p>
    <w:p w14:paraId="5A484308" w14:textId="18B7BBBC" w:rsidR="007C1CDA" w:rsidRPr="00712250" w:rsidRDefault="00491E1B" w:rsidP="00712250">
      <w:pPr>
        <w:pStyle w:val="MDPI16affiliation"/>
        <w:rPr>
          <w:snapToGrid w:val="0"/>
          <w:szCs w:val="16"/>
          <w14:ligatures w14:val="standardContextual"/>
        </w:rPr>
      </w:pPr>
      <w:r w:rsidRPr="00712250">
        <w:rPr>
          <w:snapToGrid w:val="0"/>
          <w:szCs w:val="16"/>
          <w:vertAlign w:val="superscript"/>
          <w14:ligatures w14:val="standardContextual"/>
        </w:rPr>
        <w:t>6</w:t>
      </w:r>
      <w:r w:rsidRPr="00712250">
        <w:rPr>
          <w:snapToGrid w:val="0"/>
          <w:szCs w:val="16"/>
          <w14:ligatures w14:val="standardContextual"/>
        </w:rPr>
        <w:tab/>
        <w:t xml:space="preserve">Department of Respiratory Care, College of Medical Sciences, AlMaarefa University, Diriyah, </w:t>
      </w:r>
      <w:r w:rsidR="00B40ADE">
        <w:rPr>
          <w:snapToGrid w:val="0"/>
          <w:szCs w:val="16"/>
          <w14:ligatures w14:val="standardContextual"/>
        </w:rPr>
        <w:br/>
      </w:r>
      <w:r w:rsidRPr="00712250">
        <w:rPr>
          <w:snapToGrid w:val="0"/>
          <w:szCs w:val="16"/>
          <w14:ligatures w14:val="standardContextual"/>
        </w:rPr>
        <w:t>Riyadh 13713, Saudi Arabia; mzahrani@um.edu.sa</w:t>
      </w:r>
    </w:p>
    <w:p w14:paraId="214071FC" w14:textId="77777777" w:rsidR="007C1CDA" w:rsidRPr="00712250" w:rsidRDefault="00491E1B" w:rsidP="00712250">
      <w:pPr>
        <w:pStyle w:val="MDPI16affiliation"/>
        <w:rPr>
          <w:snapToGrid w:val="0"/>
        </w:rPr>
      </w:pPr>
      <w:r w:rsidRPr="00712250">
        <w:rPr>
          <w:b/>
          <w:snapToGrid w:val="0"/>
        </w:rPr>
        <w:t>*</w:t>
      </w:r>
      <w:r w:rsidRPr="00712250">
        <w:rPr>
          <w:snapToGrid w:val="0"/>
        </w:rPr>
        <w:tab/>
        <w:t>Correspondence: yosef.hasan@bpc.edu.sa</w:t>
      </w:r>
    </w:p>
    <w:p w14:paraId="0836C3CB" w14:textId="77777777" w:rsidR="00712250" w:rsidRPr="00712250" w:rsidRDefault="00405D77" w:rsidP="00712250">
      <w:pPr>
        <w:pStyle w:val="MDPI17abstract"/>
        <w:jc w:val="left"/>
        <w:rPr>
          <w:b/>
          <w:snapToGrid w:val="0"/>
          <w:szCs w:val="20"/>
          <w14:ligatures w14:val="standardContextual"/>
        </w:rPr>
      </w:pPr>
      <w:r w:rsidRPr="00712250">
        <w:rPr>
          <w:b/>
          <w:snapToGrid w:val="0"/>
          <w:szCs w:val="20"/>
          <w14:ligatures w14:val="standardContextual"/>
        </w:rPr>
        <w:t>Abstract</w:t>
      </w:r>
    </w:p>
    <w:tbl>
      <w:tblPr>
        <w:tblStyle w:val="MDPItable"/>
        <w:tblpPr w:leftFromText="198" w:rightFromText="198" w:vertAnchor="page" w:horzAnchor="margin" w:tblpY="11847"/>
        <w:tblW w:w="2409" w:type="dxa"/>
        <w:tblLayout w:type="fixed"/>
        <w:tblLook w:val="04A0" w:firstRow="1" w:lastRow="0" w:firstColumn="1" w:lastColumn="0" w:noHBand="0" w:noVBand="1"/>
      </w:tblPr>
      <w:tblGrid>
        <w:gridCol w:w="2409"/>
      </w:tblGrid>
      <w:tr w:rsidR="004124CC" w:rsidRPr="004124CC" w14:paraId="7B074AFF" w14:textId="77777777" w:rsidTr="004124CC">
        <w:trPr>
          <w:cantSplit/>
        </w:trPr>
        <w:tc>
          <w:tcPr>
            <w:tcW w:w="2409" w:type="dxa"/>
          </w:tcPr>
          <w:p w14:paraId="46FA5FAC" w14:textId="7EE2F27B" w:rsidR="004124CC" w:rsidRDefault="004124CC" w:rsidP="004124CC">
            <w:pPr>
              <w:pStyle w:val="MDPI15academiceditor"/>
              <w:spacing w:before="0" w:after="120"/>
              <w:rPr>
                <w:snapToGrid w:val="0"/>
              </w:rPr>
            </w:pPr>
            <w:r>
              <w:rPr>
                <w:snapToGrid w:val="0"/>
              </w:rPr>
              <w:t xml:space="preserve">Academic Editor(s): </w:t>
            </w:r>
            <w:r w:rsidR="000B61E6" w:rsidRPr="000B61E6">
              <w:rPr>
                <w:snapToGrid w:val="0"/>
                <w:lang w:val="en-US"/>
              </w:rPr>
              <w:t>Wei-Chih Lien</w:t>
            </w:r>
          </w:p>
          <w:p w14:paraId="0E352E6B" w14:textId="0E01492C" w:rsidR="004124CC" w:rsidRPr="004124CC" w:rsidRDefault="004124CC" w:rsidP="004124CC">
            <w:pPr>
              <w:pStyle w:val="MDPI14history"/>
              <w:rPr>
                <w:rFonts w:cs="Cordia New"/>
                <w:snapToGrid w:val="0"/>
                <w:cs/>
                <w:lang w:bidi="th-TH"/>
              </w:rPr>
            </w:pPr>
            <w:r w:rsidRPr="004124CC">
              <w:rPr>
                <w:snapToGrid w:val="0"/>
              </w:rPr>
              <w:t>Received: 30 September 2026</w:t>
            </w:r>
          </w:p>
          <w:p w14:paraId="294265B0" w14:textId="587C19EC" w:rsidR="004124CC" w:rsidRPr="002C783B" w:rsidRDefault="004124CC" w:rsidP="004124CC">
            <w:pPr>
              <w:pStyle w:val="MDPI14history"/>
              <w:rPr>
                <w:snapToGrid w:val="0"/>
                <w:lang w:val="en-US"/>
              </w:rPr>
            </w:pPr>
            <w:r w:rsidRPr="004124CC">
              <w:rPr>
                <w:snapToGrid w:val="0"/>
              </w:rPr>
              <w:t>Revised: 18 October 2026</w:t>
            </w:r>
          </w:p>
          <w:p w14:paraId="7343C7DB" w14:textId="3C3A0020" w:rsidR="004124CC" w:rsidRPr="004124CC" w:rsidRDefault="004124CC" w:rsidP="004124CC">
            <w:pPr>
              <w:pStyle w:val="MDPI14history"/>
              <w:rPr>
                <w:snapToGrid w:val="0"/>
              </w:rPr>
            </w:pPr>
            <w:r w:rsidRPr="004124CC">
              <w:rPr>
                <w:snapToGrid w:val="0"/>
              </w:rPr>
              <w:t xml:space="preserve">Accepted: </w:t>
            </w:r>
            <w:r w:rsidR="002C783B">
              <w:rPr>
                <w:snapToGrid w:val="0"/>
              </w:rPr>
              <w:t>22 October 2026</w:t>
            </w:r>
          </w:p>
          <w:p w14:paraId="0A57223C" w14:textId="77777777" w:rsidR="004124CC" w:rsidRPr="004124CC" w:rsidRDefault="004124CC" w:rsidP="004124CC">
            <w:pPr>
              <w:pStyle w:val="MDPI14history"/>
              <w:spacing w:after="120"/>
              <w:rPr>
                <w:snapToGrid w:val="0"/>
              </w:rPr>
            </w:pPr>
            <w:r w:rsidRPr="004124CC">
              <w:rPr>
                <w:snapToGrid w:val="0"/>
              </w:rPr>
              <w:t>Published: date</w:t>
            </w:r>
          </w:p>
          <w:p w14:paraId="4BC90D12" w14:textId="77777777" w:rsidR="004124CC" w:rsidRPr="004124CC" w:rsidRDefault="004124CC" w:rsidP="004124CC">
            <w:pPr>
              <w:pStyle w:val="MDPI72copyright"/>
            </w:pPr>
            <w:r w:rsidRPr="004124CC">
              <w:rPr>
                <w:b/>
              </w:rPr>
              <w:t>Copyright:</w:t>
            </w:r>
            <w:r>
              <w:t xml:space="preserve"> © 2026 by the authors. Submitted for possible open access publication under the terms and conditions of the </w:t>
            </w:r>
            <w:hyperlink r:id="rId12" w:history="1">
              <w:r w:rsidRPr="004124CC">
                <w:rPr>
                  <w:rStyle w:val="Hyperlink"/>
                  <w:u w:val="none"/>
                </w:rPr>
                <w:t>Creative Commons Attribution (CC BY) license</w:t>
              </w:r>
            </w:hyperlink>
            <w:r>
              <w:t>.</w:t>
            </w:r>
          </w:p>
        </w:tc>
      </w:tr>
    </w:tbl>
    <w:p w14:paraId="79CA7810" w14:textId="35369635" w:rsidR="00054A98" w:rsidRPr="00712250" w:rsidRDefault="00054A98" w:rsidP="00712250">
      <w:pPr>
        <w:pStyle w:val="MDPI17abstract"/>
        <w:spacing w:before="0" w:after="0"/>
        <w:rPr>
          <w:rFonts w:eastAsiaTheme="minorEastAsia"/>
          <w:snapToGrid w:val="0"/>
          <w:szCs w:val="20"/>
          <w:lang w:eastAsia="zh-CN"/>
          <w14:ligatures w14:val="standardContextual"/>
        </w:rPr>
      </w:pPr>
      <w:r w:rsidRPr="00712250">
        <w:rPr>
          <w:snapToGrid w:val="0"/>
          <w:szCs w:val="20"/>
          <w14:ligatures w14:val="standardContextual"/>
        </w:rPr>
        <w:t xml:space="preserve">Background/Objectives: We reviewed the performance, validation and clinical readiness of wearable- and vision-based models predicting future falls. Methods: Nine databases </w:t>
      </w:r>
      <w:r w:rsidRPr="00421E02">
        <w:rPr>
          <w:snapToGrid w:val="0"/>
          <w:szCs w:val="20"/>
          <w14:ligatures w14:val="standardContextual"/>
        </w:rPr>
        <w:t>and supplementary sources were searched for reports published in 2000–20 July 2026 (retrospective PROSPERO registration</w:t>
      </w:r>
      <w:r w:rsidRPr="00712250">
        <w:rPr>
          <w:snapToGrid w:val="0"/>
          <w:szCs w:val="20"/>
          <w14:ligatures w14:val="standardContextual"/>
        </w:rPr>
        <w:t>: CRD420261502037). Eligible populations had a minimum, mean or median age ≥60 years</w:t>
      </w:r>
      <w:del w:id="6" w:author="English Editor" w:date="2026-10-22T06:00:00Z" w16du:dateUtc="2026-10-22T10:00:00Z">
        <w:r w:rsidRPr="00712250" w:rsidDel="006E65CC">
          <w:rPr>
            <w:snapToGrid w:val="0"/>
            <w:szCs w:val="20"/>
            <w14:ligatures w14:val="standardContextual"/>
          </w:rPr>
          <w:delText>,</w:delText>
        </w:r>
      </w:del>
      <w:r w:rsidRPr="00712250">
        <w:rPr>
          <w:snapToGrid w:val="0"/>
          <w:szCs w:val="20"/>
          <w14:ligatures w14:val="standardContextual"/>
        </w:rPr>
        <w:t xml:space="preserve"> or separable older-adult results. Screening, extraction and appraisal used single-reviewer assessment with second-reviewer verification, rather than independent duplication. Ten of 47 reports (21.28%) lacked complete-article access. Cohort families were synthesized without meta-analysis; PROBAST+AI appraisal was restricted to complete articles. Results: The 47 reports represented 37 cohort families (15–1705 participants; horizons 7 days–</w:t>
      </w:r>
      <w:r w:rsidRPr="001A5338">
        <w:rPr>
          <w:snapToGrid w:val="0"/>
          <w:szCs w:val="20"/>
          <w14:ligatures w14:val="standardContextual"/>
        </w:rPr>
        <w:t>5 years). Representative AUCs ranged from 0.51 to 0.99 across 26 families; 24 estimates were apparent, internally validated or validation-unverified. The only independent-cohort evaluation of published models yielded AUCs of 0.49–0.59. Retained domain-level appraisals classified all 37 complete-article evaluations as high risk of bias. Calibration intercept and slope appeared in one report (2.13%); none reported decision</w:t>
      </w:r>
      <w:ins w:id="7" w:author="English Editor" w:date="2026-10-22T09:58:00Z" w16du:dateUtc="2026-10-22T13:58:00Z">
        <w:r w:rsidR="00B56B96">
          <w:rPr>
            <w:snapToGrid w:val="0"/>
            <w:szCs w:val="20"/>
            <w14:ligatures w14:val="standardContextual"/>
          </w:rPr>
          <w:t xml:space="preserve"> </w:t>
        </w:r>
      </w:ins>
      <w:del w:id="8" w:author="English Editor" w:date="2026-10-22T09:58:00Z" w16du:dateUtc="2026-10-22T13:58:00Z">
        <w:r w:rsidRPr="001A5338" w:rsidDel="00B56B96">
          <w:rPr>
            <w:snapToGrid w:val="0"/>
            <w:szCs w:val="20"/>
            <w14:ligatures w14:val="standardContextual"/>
          </w:rPr>
          <w:delText>-</w:delText>
        </w:r>
      </w:del>
      <w:r w:rsidRPr="001A5338">
        <w:rPr>
          <w:snapToGrid w:val="0"/>
          <w:szCs w:val="20"/>
          <w14:ligatures w14:val="standardContextual"/>
        </w:rPr>
        <w:t>curve analysis, net benefit or clinical impact. Conclusions: Interpretability is limited by high risk of bias, sparse events</w:t>
      </w:r>
      <w:r w:rsidRPr="00712250">
        <w:rPr>
          <w:snapToGrid w:val="0"/>
          <w:szCs w:val="20"/>
          <w14:ligatures w14:val="standardContextual"/>
        </w:rPr>
        <w:t>, limited independent validation and missing calibration. The evidence does not support routine deployment; this concerns evidentiary readiness rather than technical potential. Funding: King Salman Center for Disability Research.</w:t>
      </w:r>
    </w:p>
    <w:p w14:paraId="676CECDB" w14:textId="16C3706F" w:rsidR="007C1CDA" w:rsidRPr="00712250" w:rsidRDefault="00712250" w:rsidP="006D1F3D">
      <w:pPr>
        <w:pStyle w:val="MDPI18keywords"/>
        <w:rPr>
          <w:szCs w:val="20"/>
          <w14:ligatures w14:val="standardContextual"/>
        </w:rPr>
      </w:pPr>
      <w:r w:rsidRPr="00712250">
        <w:rPr>
          <w:b/>
          <w:szCs w:val="20"/>
          <w14:ligatures w14:val="standardContextual"/>
        </w:rPr>
        <w:t>Keywords:</w:t>
      </w:r>
      <w:r w:rsidR="007C1CDA" w:rsidRPr="00712250">
        <w:rPr>
          <w:b/>
          <w:szCs w:val="20"/>
          <w14:ligatures w14:val="standardContextual"/>
        </w:rPr>
        <w:t xml:space="preserve"> </w:t>
      </w:r>
      <w:r w:rsidR="007C1CDA" w:rsidRPr="00712250">
        <w:rPr>
          <w:szCs w:val="20"/>
          <w14:ligatures w14:val="standardContextual"/>
        </w:rPr>
        <w:t xml:space="preserve">accidental falls; older adults; gait analysis; wearable sensors; computer vision; prognostic model; machine learning; external validation; PROBAST+AI; digital </w:t>
      </w:r>
      <w:r w:rsidR="00FF58B3">
        <w:rPr>
          <w:szCs w:val="20"/>
          <w14:ligatures w14:val="standardContextual"/>
        </w:rPr>
        <w:br/>
      </w:r>
      <w:r w:rsidR="007C1CDA" w:rsidRPr="00712250">
        <w:rPr>
          <w:szCs w:val="20"/>
          <w14:ligatures w14:val="standardContextual"/>
        </w:rPr>
        <w:t>biomarkers</w:t>
      </w:r>
    </w:p>
    <w:p w14:paraId="58C76EE4" w14:textId="77777777" w:rsidR="007C1CDA" w:rsidRPr="006B2CCC" w:rsidRDefault="007C1CDA" w:rsidP="00712250">
      <w:pPr>
        <w:pStyle w:val="MDPI19line"/>
      </w:pPr>
    </w:p>
    <w:p w14:paraId="0466AC13" w14:textId="77777777" w:rsidR="003B1B58" w:rsidRDefault="003B1B58">
      <w:pPr>
        <w:spacing w:line="240" w:lineRule="auto"/>
        <w:jc w:val="left"/>
        <w:rPr>
          <w:rFonts w:eastAsia="Times New Roman"/>
          <w:b/>
          <w:snapToGrid w:val="0"/>
          <w:sz w:val="24"/>
          <w:szCs w:val="24"/>
          <w:lang w:eastAsia="de-DE" w:bidi="en-US"/>
          <w14:ligatures w14:val="standardContextual"/>
        </w:rPr>
      </w:pPr>
      <w:r>
        <w:rPr>
          <w:szCs w:val="24"/>
          <w14:ligatures w14:val="standardContextual"/>
        </w:rPr>
        <w:br w:type="page"/>
      </w:r>
    </w:p>
    <w:p w14:paraId="75F5F8CA" w14:textId="3D411245" w:rsidR="00C8142B" w:rsidRPr="00712250" w:rsidRDefault="001D7585" w:rsidP="00712250">
      <w:pPr>
        <w:pStyle w:val="MDPI21heading1"/>
        <w:rPr>
          <w:szCs w:val="24"/>
          <w14:ligatures w14:val="standardContextual"/>
        </w:rPr>
      </w:pPr>
      <w:r w:rsidRPr="00712250">
        <w:rPr>
          <w:szCs w:val="24"/>
          <w14:ligatures w14:val="standardContextual"/>
        </w:rPr>
        <w:lastRenderedPageBreak/>
        <w:t>1. Introduction</w:t>
      </w:r>
    </w:p>
    <w:p w14:paraId="78566706" w14:textId="77777777" w:rsidR="00C8142B" w:rsidRPr="00712250" w:rsidRDefault="001D7585">
      <w:pPr>
        <w:pStyle w:val="MDPI31text"/>
        <w:rPr>
          <w:szCs w:val="20"/>
          <w14:ligatures w14:val="standardContextual"/>
        </w:rPr>
      </w:pPr>
      <w:r w:rsidRPr="00712250">
        <w:rPr>
          <w:szCs w:val="20"/>
          <w14:ligatures w14:val="standardContextual"/>
        </w:rPr>
        <w:t>Falls are a leading cause of injury, loss of independence, and injury-related death in older adults, and their frequency rises steeply with age, frailty, and multimorbidity [1,2]. The World Guidelines for Falls Prevention and Management recommend opportunistic case finding followed by multifactorial assessment of those at high risk, with gait and balance evaluation at its core [2]. In practice, risk stratification relies largely on fall history, clinical questions, and brief performance tests, which are episodic, depend on the setting and examiner, and have limited predictive accuracy when used alone [2]. An objective, repeatable, and scalable estimate of an individual’s probability of falling over a defined period would therefore be clinically valuable, provided that it is accurate, calibrated, and transportable to the settings in which it will be used.</w:t>
      </w:r>
    </w:p>
    <w:p w14:paraId="25BB44F2" w14:textId="59867C91" w:rsidR="00C8142B" w:rsidRPr="00712250" w:rsidRDefault="001D7585">
      <w:pPr>
        <w:pStyle w:val="MDPI31text"/>
        <w:rPr>
          <w:szCs w:val="20"/>
          <w14:ligatures w14:val="standardContextual"/>
        </w:rPr>
      </w:pPr>
      <w:r w:rsidRPr="00712250">
        <w:rPr>
          <w:szCs w:val="20"/>
          <w14:ligatures w14:val="standardContextual"/>
        </w:rPr>
        <w:t>Gait is a biologically plausible source of such information because walking integrates musculoskeletal, neurological, sensory, cardiovascular, and cognitive function. Slower speed, reduced rhythm, and greater stride-to-stride variability have been prospectively associated with incident falls [3]. Inertial measurement units (IMUs), pressure-sensing insoles, smartphones, and wrist devices can quantify these features during structured tests or during days of free-living activity, and depth or video cameras can estimate gait without a body-worn device [4–6]. Such sensor-derived gait and mobility measures, often termed digital gait biomarkers, include spatiotemporal and variability features of walking</w:t>
      </w:r>
      <w:ins w:id="9" w:author="English Editor" w:date="2026-10-22T06:04:00Z" w16du:dateUtc="2026-10-22T10:04:00Z">
        <w:r w:rsidR="00D86CC7">
          <w:rPr>
            <w:szCs w:val="20"/>
            <w14:ligatures w14:val="standardContextual"/>
          </w:rPr>
          <w:t>;</w:t>
        </w:r>
      </w:ins>
      <w:del w:id="10" w:author="English Editor" w:date="2026-10-22T06:04:00Z" w16du:dateUtc="2026-10-22T10:04:00Z">
        <w:r w:rsidRPr="00712250" w:rsidDel="00D86CC7">
          <w:rPr>
            <w:szCs w:val="20"/>
            <w14:ligatures w14:val="standardContextual"/>
          </w:rPr>
          <w:delText>,</w:delText>
        </w:r>
      </w:del>
      <w:r w:rsidRPr="00712250">
        <w:rPr>
          <w:szCs w:val="20"/>
          <w14:ligatures w14:val="standardContextual"/>
        </w:rPr>
        <w:t xml:space="preserve"> the walking, turning, and transition phases of instrumented mobility tests</w:t>
      </w:r>
      <w:ins w:id="11" w:author="English Editor" w:date="2026-10-22T06:04:00Z" w16du:dateUtc="2026-10-22T10:04:00Z">
        <w:r w:rsidR="00D86CC7">
          <w:rPr>
            <w:szCs w:val="20"/>
            <w14:ligatures w14:val="standardContextual"/>
          </w:rPr>
          <w:t>;</w:t>
        </w:r>
      </w:ins>
      <w:del w:id="12" w:author="English Editor" w:date="2026-10-22T06:04:00Z" w16du:dateUtc="2026-10-22T10:04:00Z">
        <w:r w:rsidRPr="00712250" w:rsidDel="00D86CC7">
          <w:rPr>
            <w:szCs w:val="20"/>
            <w14:ligatures w14:val="standardContextual"/>
          </w:rPr>
          <w:delText>,</w:delText>
        </w:r>
      </w:del>
      <w:r w:rsidRPr="00712250">
        <w:rPr>
          <w:szCs w:val="20"/>
          <w14:ligatures w14:val="standardContextual"/>
        </w:rPr>
        <w:t xml:space="preserve"> and the quantity and structure of daily walking; they are increasingly promoted as prognostic tools for fall-risk screening.</w:t>
      </w:r>
    </w:p>
    <w:p w14:paraId="1C50C3D2" w14:textId="48180498" w:rsidR="00C8142B" w:rsidRPr="00712250" w:rsidRDefault="001D7585">
      <w:pPr>
        <w:pStyle w:val="MDPI31text"/>
        <w:rPr>
          <w:szCs w:val="20"/>
          <w14:ligatures w14:val="standardContextual"/>
        </w:rPr>
      </w:pPr>
      <w:r w:rsidRPr="00712250">
        <w:rPr>
          <w:szCs w:val="20"/>
          <w14:ligatures w14:val="standardContextual"/>
        </w:rPr>
        <w:t xml:space="preserve">Whether these technologies are ready for clinical decisions is less clear. Three analytically distinct tasks are often </w:t>
      </w:r>
      <w:r w:rsidR="00405D77" w:rsidRPr="00712250">
        <w:rPr>
          <w:szCs w:val="20"/>
          <w14:ligatures w14:val="standardContextual"/>
        </w:rPr>
        <w:t>labeled</w:t>
      </w:r>
      <w:r w:rsidRPr="00712250">
        <w:rPr>
          <w:szCs w:val="20"/>
          <w14:ligatures w14:val="standardContextual"/>
        </w:rPr>
        <w:t xml:space="preserve"> “fall prediction”: detection of a fall as it occurs, classification of people according to their past falls, and prediction of falls that occur after the measurement. Only the third is prognostic. Even among prospective studies, optimism can arise when repeated windows from the same participant enter both training and test sets, when feature selection precedes cross-validation, or when many candidate features are evaluated relative to the number of fallers [7,8]. Adjacent syntheses have addressed related but different questions. Narrative, scoping, and systematic reviews have described sensor-based fall-risk assessment without restricting eligibility to falls occurring after the measurement [4,5,7,9,10]; a scoping review mapped wearable-sensor fall-risk prediction models in community-dwelling older adults [11]; a scoping review of computer vision applied to conventional gait video</w:t>
      </w:r>
      <w:ins w:id="13" w:author="English Editor" w:date="2026-10-22T06:07:00Z" w16du:dateUtc="2026-10-22T10:07:00Z">
        <w:r w:rsidR="0030449F">
          <w:rPr>
            <w:szCs w:val="20"/>
            <w14:ligatures w14:val="standardContextual"/>
          </w:rPr>
          <w:t>s</w:t>
        </w:r>
      </w:ins>
      <w:r w:rsidRPr="00712250">
        <w:rPr>
          <w:szCs w:val="20"/>
          <w14:ligatures w14:val="standardContextual"/>
        </w:rPr>
        <w:t xml:space="preserve"> found evidence mainly of technical feasibility and screening or classification performance [12]; and a diagnostic</w:t>
      </w:r>
      <w:del w:id="14" w:author="English Editor" w:date="2026-10-22T06:07:00Z" w16du:dateUtc="2026-10-22T10:07:00Z">
        <w:r w:rsidRPr="00712250" w:rsidDel="0030449F">
          <w:rPr>
            <w:szCs w:val="20"/>
            <w14:ligatures w14:val="standardContextual"/>
          </w:rPr>
          <w:delText>-</w:delText>
        </w:r>
      </w:del>
      <w:ins w:id="15" w:author="English Editor" w:date="2026-10-22T06:07:00Z" w16du:dateUtc="2026-10-22T10:07:00Z">
        <w:r w:rsidR="0030449F">
          <w:rPr>
            <w:szCs w:val="20"/>
            <w14:ligatures w14:val="standardContextual"/>
          </w:rPr>
          <w:t xml:space="preserve"> </w:t>
        </w:r>
      </w:ins>
      <w:r w:rsidRPr="00712250">
        <w:rPr>
          <w:szCs w:val="20"/>
          <w14:ligatures w14:val="standardContextual"/>
        </w:rPr>
        <w:t>accuracy meta-analysis pooled reconstructed accuracy data from predominantly prospective wearable studies [13]. We did not identify a previous systematic review that jointly restricted eligibility to individualized prediction of falls occurring strictly after gait measurement, grouped overlapping reports by cohort family, included both wearable and vision modalities, separated estimates by validation stage, and applied a PROBAST+AI-informed appraisal [14].</w:t>
      </w:r>
    </w:p>
    <w:p w14:paraId="617502D7" w14:textId="270C26B4" w:rsidR="00C8142B" w:rsidRPr="00712250" w:rsidRDefault="001D7585">
      <w:pPr>
        <w:pStyle w:val="MDPI31text"/>
        <w:rPr>
          <w:szCs w:val="20"/>
          <w14:ligatures w14:val="standardContextual"/>
        </w:rPr>
      </w:pPr>
      <w:r w:rsidRPr="00712250">
        <w:rPr>
          <w:szCs w:val="20"/>
          <w14:ligatures w14:val="standardContextual"/>
        </w:rPr>
        <w:t>Clinical use of a prediction model requires more than discrimination. It requires a defined target population and index time, a stated prediction horizon, calibrated probabilities, performance that holds in new participants and settings, and evidence that decisions based on the model improve outcomes [14,15]. These requirements depend on the intended use, which</w:t>
      </w:r>
      <w:ins w:id="16" w:author="English Editor" w:date="2026-10-22T06:08:00Z" w16du:dateUtc="2026-10-22T10:08:00Z">
        <w:r w:rsidR="00266028">
          <w:rPr>
            <w:szCs w:val="20"/>
            <w14:ligatures w14:val="standardContextual"/>
          </w:rPr>
          <w:t>,</w:t>
        </w:r>
      </w:ins>
      <w:r w:rsidRPr="00712250">
        <w:rPr>
          <w:szCs w:val="20"/>
          <w14:ligatures w14:val="standardContextual"/>
        </w:rPr>
        <w:t xml:space="preserve"> for gait-based fall prediction</w:t>
      </w:r>
      <w:ins w:id="17" w:author="English Editor" w:date="2026-10-22T06:08:00Z" w16du:dateUtc="2026-10-22T10:08:00Z">
        <w:r w:rsidR="00266028">
          <w:rPr>
            <w:szCs w:val="20"/>
            <w14:ligatures w14:val="standardContextual"/>
          </w:rPr>
          <w:t>,</w:t>
        </w:r>
      </w:ins>
      <w:r w:rsidRPr="00712250">
        <w:rPr>
          <w:szCs w:val="20"/>
          <w14:ligatures w14:val="standardContextual"/>
        </w:rPr>
        <w:t xml:space="preserve"> can be grouped into five categories: community screening of older adults; short-term triage after hospital or emergency</w:t>
      </w:r>
      <w:del w:id="18" w:author="English Editor" w:date="2026-10-22T06:09:00Z" w16du:dateUtc="2026-10-22T10:09:00Z">
        <w:r w:rsidRPr="00712250" w:rsidDel="00266028">
          <w:rPr>
            <w:szCs w:val="20"/>
            <w14:ligatures w14:val="standardContextual"/>
          </w:rPr>
          <w:delText>-</w:delText>
        </w:r>
      </w:del>
      <w:ins w:id="19" w:author="English Editor" w:date="2026-10-22T06:09:00Z" w16du:dateUtc="2026-10-22T10:09:00Z">
        <w:r w:rsidR="00266028">
          <w:rPr>
            <w:szCs w:val="20"/>
            <w14:ligatures w14:val="standardContextual"/>
          </w:rPr>
          <w:t xml:space="preserve"> </w:t>
        </w:r>
      </w:ins>
      <w:r w:rsidRPr="00712250">
        <w:rPr>
          <w:szCs w:val="20"/>
          <w14:ligatures w14:val="standardContextual"/>
        </w:rPr>
        <w:t>department discharge; surveillance in long-term care; disease-specific prognosis, for example in Parkinson disease or dementia; and dynamic, rolling-horizon prediction from repeatedly updated measurements. For sensor-based models, transportability depends on the entire measurement pipeline—hardware, placement, acquisition protocol, signal processing, feature construction, and classifier—not on the final algorithm alone [6,14].</w:t>
      </w:r>
    </w:p>
    <w:p w14:paraId="60FACABE" w14:textId="5F9E022D" w:rsidR="00C8142B" w:rsidRPr="00712250" w:rsidRDefault="001D7585">
      <w:pPr>
        <w:pStyle w:val="MDPI31text"/>
        <w:rPr>
          <w:szCs w:val="20"/>
          <w14:ligatures w14:val="standardContextual"/>
        </w:rPr>
      </w:pPr>
      <w:r w:rsidRPr="00712250">
        <w:rPr>
          <w:szCs w:val="20"/>
          <w14:ligatures w14:val="standardContextual"/>
        </w:rPr>
        <w:lastRenderedPageBreak/>
        <w:t>We therefore conducted a systematic review without meta-analysis of prognostic models that use wearable- or vision-derived gait measurements to predict future falls in older adults. The objectives were to (1) characterize populations, sensing technologies, gait domains, outcomes, and prediction horizons; (2) distinguish apparent, internally validated, prospectively evaluated, and independently evaluated performance; (3) describe discrimination, calibration, incremental value over clinical predictors, and clinical utility; (4) conduct a PROBAST+AI-informed appraisal of risk of bias and applicability; and (5) summarize the available evidence against review-specific, descriptive criteria for clinical readiness within these intended-use categories.</w:t>
      </w:r>
    </w:p>
    <w:p w14:paraId="1040D6A9" w14:textId="77777777" w:rsidR="00C8142B" w:rsidRPr="00712250" w:rsidRDefault="001D7585" w:rsidP="00712250">
      <w:pPr>
        <w:pStyle w:val="MDPI21heading1"/>
        <w:rPr>
          <w:szCs w:val="24"/>
          <w14:ligatures w14:val="standardContextual"/>
        </w:rPr>
      </w:pPr>
      <w:commentRangeStart w:id="20"/>
      <w:r w:rsidRPr="00BD71EE">
        <w:rPr>
          <w:szCs w:val="24"/>
          <w:highlight w:val="yellow"/>
          <w14:ligatures w14:val="standardContextual"/>
        </w:rPr>
        <w:t>2. Materials and Methods</w:t>
      </w:r>
      <w:commentRangeEnd w:id="20"/>
      <w:r w:rsidR="00BD71EE" w:rsidRPr="00712250">
        <w:rPr>
          <w:rStyle w:val="CommentReference"/>
          <w:sz w:val="24"/>
          <w:szCs w:val="24"/>
          <w14:ligatures w14:val="standardContextual"/>
        </w:rPr>
        <w:commentReference w:id="20"/>
      </w:r>
    </w:p>
    <w:p w14:paraId="2277B9A2" w14:textId="77777777" w:rsidR="00C8142B" w:rsidRPr="00712250" w:rsidRDefault="001D7585" w:rsidP="00712250">
      <w:pPr>
        <w:pStyle w:val="MDPI22heading2"/>
        <w:rPr>
          <w:noProof w:val="0"/>
          <w:szCs w:val="20"/>
          <w14:ligatures w14:val="standardContextual"/>
        </w:rPr>
      </w:pPr>
      <w:r w:rsidRPr="00712250">
        <w:rPr>
          <w:noProof w:val="0"/>
          <w:szCs w:val="20"/>
          <w14:ligatures w14:val="standardContextual"/>
        </w:rPr>
        <w:t>2.1. Registration and Reporting</w:t>
      </w:r>
    </w:p>
    <w:p w14:paraId="66194415" w14:textId="0972D27C" w:rsidR="00C8142B" w:rsidRPr="00712250" w:rsidRDefault="001D7585">
      <w:pPr>
        <w:pStyle w:val="MDPI31text"/>
        <w:rPr>
          <w:szCs w:val="20"/>
          <w14:ligatures w14:val="standardContextual"/>
        </w:rPr>
      </w:pPr>
      <w:r w:rsidRPr="00712250">
        <w:rPr>
          <w:szCs w:val="20"/>
          <w14:ligatures w14:val="standardContextual"/>
        </w:rPr>
        <w:t xml:space="preserve">The review was registered retrospectively in PROSPERO (CRD420261502037; </w:t>
      </w:r>
      <w:commentRangeStart w:id="21"/>
      <w:r w:rsidRPr="00BD71EE">
        <w:rPr>
          <w:szCs w:val="20"/>
          <w:highlight w:val="yellow"/>
          <w14:ligatures w14:val="standardContextual"/>
        </w:rPr>
        <w:t>https://www.crd.york.ac.uk/PROSPERO/view/CRD420261502037</w:t>
      </w:r>
      <w:commentRangeEnd w:id="21"/>
      <w:r w:rsidR="00BD71EE" w:rsidRPr="00712250">
        <w:rPr>
          <w:rStyle w:val="CommentReference"/>
          <w:sz w:val="20"/>
          <w:szCs w:val="20"/>
          <w14:ligatures w14:val="standardContextual"/>
        </w:rPr>
        <w:commentReference w:id="21"/>
      </w:r>
      <w:r w:rsidRPr="00712250">
        <w:rPr>
          <w:szCs w:val="20"/>
          <w14:ligatures w14:val="standardContextual"/>
        </w:rPr>
        <w:t xml:space="preserve">). The record was submitted on 9 September 2026 and registered on 10 September 2026, after the searches had ended on 20 July 2026. No protocol was written or published before the searches. Registration therefore documents the review but did not constrain its methods, and the review does not meet AMSTAR 2 item 2, which requires review methods to be established before the review is conducted [16]. All analytical decisions made after the searches began are </w:t>
      </w:r>
      <w:r w:rsidRPr="00BD71EE">
        <w:rPr>
          <w:szCs w:val="20"/>
          <w14:ligatures w14:val="standardContextual"/>
        </w:rPr>
        <w:t xml:space="preserve">listed in Section 2.10. Reporting follows the Preferred Reporting Items for Systematic Reviews and Meta-Analyses (PRISMA) 2020 statement [17]; the completed PRISMA 2020 checklist is provided </w:t>
      </w:r>
      <w:del w:id="22" w:author="English Editor" w:date="2026-10-22T06:11:00Z" w16du:dateUtc="2026-10-22T10:11:00Z">
        <w:r w:rsidRPr="00BD71EE" w:rsidDel="00D56F1B">
          <w:rPr>
            <w:szCs w:val="20"/>
            <w14:ligatures w14:val="standardContextual"/>
          </w:rPr>
          <w:delText xml:space="preserve">with </w:delText>
        </w:r>
      </w:del>
      <w:ins w:id="23" w:author="English Editor" w:date="2026-10-22T06:11:00Z" w16du:dateUtc="2026-10-22T10:11:00Z">
        <w:r w:rsidR="00D56F1B">
          <w:rPr>
            <w:szCs w:val="20"/>
            <w14:ligatures w14:val="standardContextual"/>
          </w:rPr>
          <w:t>in</w:t>
        </w:r>
        <w:r w:rsidR="00D56F1B" w:rsidRPr="00BD71EE">
          <w:rPr>
            <w:szCs w:val="20"/>
            <w14:ligatures w14:val="standardContextual"/>
          </w:rPr>
          <w:t xml:space="preserve"> </w:t>
        </w:r>
      </w:ins>
      <w:r w:rsidRPr="00BD71EE">
        <w:rPr>
          <w:szCs w:val="20"/>
          <w14:ligatures w14:val="standardContextual"/>
        </w:rPr>
        <w:t xml:space="preserve">the Supplementary </w:t>
      </w:r>
      <w:r w:rsidRPr="00712250">
        <w:rPr>
          <w:szCs w:val="20"/>
          <w14:ligatures w14:val="standardContextual"/>
        </w:rPr>
        <w:t>Materials. The narrative synthesis is reported according to the Synthesis Without Meta-analysis (SWiM) guideline [18], and the search is reported according to PRISMA-S [19] to the extent that the retained records allowed. Prediction</w:t>
      </w:r>
      <w:del w:id="24" w:author="English Editor" w:date="2026-10-22T06:12:00Z" w16du:dateUtc="2026-10-22T10:12:00Z">
        <w:r w:rsidRPr="00712250" w:rsidDel="00B8521B">
          <w:rPr>
            <w:szCs w:val="20"/>
            <w14:ligatures w14:val="standardContextual"/>
          </w:rPr>
          <w:delText>-</w:delText>
        </w:r>
      </w:del>
      <w:ins w:id="25" w:author="English Editor" w:date="2026-10-22T06:12:00Z" w16du:dateUtc="2026-10-22T10:12:00Z">
        <w:r w:rsidR="00B8521B">
          <w:rPr>
            <w:szCs w:val="20"/>
            <w14:ligatures w14:val="standardContextual"/>
          </w:rPr>
          <w:t xml:space="preserve"> </w:t>
        </w:r>
      </w:ins>
      <w:r w:rsidRPr="00712250">
        <w:rPr>
          <w:szCs w:val="20"/>
          <w14:ligatures w14:val="standardContextual"/>
        </w:rPr>
        <w:t xml:space="preserve">model items </w:t>
      </w:r>
      <w:del w:id="26" w:author="English Editor" w:date="2026-10-22T06:12:00Z" w16du:dateUtc="2026-10-22T10:12:00Z">
        <w:r w:rsidRPr="00712250" w:rsidDel="00B8521B">
          <w:rPr>
            <w:szCs w:val="20"/>
            <w14:ligatures w14:val="standardContextual"/>
          </w:rPr>
          <w:delText xml:space="preserve">were </w:delText>
        </w:r>
      </w:del>
      <w:ins w:id="27" w:author="English Editor" w:date="2026-10-22T06:12:00Z" w16du:dateUtc="2026-10-22T10:12:00Z">
        <w:r w:rsidR="00B8521B">
          <w:rPr>
            <w:szCs w:val="20"/>
            <w14:ligatures w14:val="standardContextual"/>
          </w:rPr>
          <w:t>are</w:t>
        </w:r>
        <w:r w:rsidR="00B8521B" w:rsidRPr="00712250">
          <w:rPr>
            <w:szCs w:val="20"/>
            <w14:ligatures w14:val="standardContextual"/>
          </w:rPr>
          <w:t xml:space="preserve"> </w:t>
        </w:r>
      </w:ins>
      <w:r w:rsidRPr="00712250">
        <w:rPr>
          <w:szCs w:val="20"/>
          <w14:ligatures w14:val="standardContextual"/>
        </w:rPr>
        <w:t xml:space="preserve">reported according to TRIPOD-SRMA [20], and data items </w:t>
      </w:r>
      <w:del w:id="28" w:author="English Editor" w:date="2026-10-22T06:12:00Z" w16du:dateUtc="2026-10-22T10:12:00Z">
        <w:r w:rsidRPr="00712250" w:rsidDel="00B8521B">
          <w:rPr>
            <w:szCs w:val="20"/>
            <w14:ligatures w14:val="standardContextual"/>
          </w:rPr>
          <w:delText xml:space="preserve">were </w:delText>
        </w:r>
      </w:del>
      <w:ins w:id="29" w:author="English Editor" w:date="2026-10-22T06:12:00Z" w16du:dateUtc="2026-10-22T10:12:00Z">
        <w:r w:rsidR="00B8521B">
          <w:rPr>
            <w:szCs w:val="20"/>
            <w14:ligatures w14:val="standardContextual"/>
          </w:rPr>
          <w:t>are</w:t>
        </w:r>
        <w:r w:rsidR="00B8521B" w:rsidRPr="00712250">
          <w:rPr>
            <w:szCs w:val="20"/>
            <w14:ligatures w14:val="standardContextual"/>
          </w:rPr>
          <w:t xml:space="preserve"> </w:t>
        </w:r>
      </w:ins>
      <w:r w:rsidRPr="00712250">
        <w:rPr>
          <w:szCs w:val="20"/>
          <w14:ligatures w14:val="standardContextual"/>
        </w:rPr>
        <w:t>based on the CHARMS checklist [21]. The review question was as follows: in older adults, how valid, transportable, and clinically ready are models that use wearable- or vision-derived gait measurements</w:t>
      </w:r>
      <w:del w:id="30" w:author="English Editor" w:date="2026-10-22T06:13:00Z" w16du:dateUtc="2026-10-22T10:13:00Z">
        <w:r w:rsidRPr="00712250" w:rsidDel="0086497E">
          <w:rPr>
            <w:szCs w:val="20"/>
            <w14:ligatures w14:val="standardContextual"/>
          </w:rPr>
          <w:delText>,</w:delText>
        </w:r>
      </w:del>
      <w:r w:rsidRPr="00712250">
        <w:rPr>
          <w:szCs w:val="20"/>
          <w14:ligatures w14:val="standardContextual"/>
        </w:rPr>
        <w:t xml:space="preserve"> obtained before follow-up</w:t>
      </w:r>
      <w:del w:id="31" w:author="English Editor" w:date="2026-10-22T06:13:00Z" w16du:dateUtc="2026-10-22T10:13:00Z">
        <w:r w:rsidRPr="00712250" w:rsidDel="0086497E">
          <w:rPr>
            <w:szCs w:val="20"/>
            <w14:ligatures w14:val="standardContextual"/>
          </w:rPr>
          <w:delText>,</w:delText>
        </w:r>
      </w:del>
      <w:r w:rsidRPr="00712250">
        <w:rPr>
          <w:szCs w:val="20"/>
          <w14:ligatures w14:val="standardContextual"/>
        </w:rPr>
        <w:t xml:space="preserve"> to predict subsequent falls?</w:t>
      </w:r>
    </w:p>
    <w:p w14:paraId="7255B75D" w14:textId="77777777" w:rsidR="00C8142B" w:rsidRPr="00712250" w:rsidRDefault="001D7585" w:rsidP="00712250">
      <w:pPr>
        <w:pStyle w:val="MDPI22heading2"/>
        <w:spacing w:before="240"/>
        <w:rPr>
          <w:noProof w:val="0"/>
          <w:szCs w:val="20"/>
          <w14:ligatures w14:val="standardContextual"/>
        </w:rPr>
      </w:pPr>
      <w:r w:rsidRPr="00712250">
        <w:rPr>
          <w:noProof w:val="0"/>
          <w:szCs w:val="20"/>
          <w14:ligatures w14:val="standardContextual"/>
        </w:rPr>
        <w:t>2.2. Eligibility Criteria</w:t>
      </w:r>
    </w:p>
    <w:p w14:paraId="5D684D8A" w14:textId="1275403E" w:rsidR="00C8142B" w:rsidRPr="00712250" w:rsidRDefault="001D7585">
      <w:pPr>
        <w:pStyle w:val="MDPI31text"/>
        <w:rPr>
          <w:szCs w:val="20"/>
          <w14:ligatures w14:val="standardContextual"/>
        </w:rPr>
      </w:pPr>
      <w:r w:rsidRPr="00712250">
        <w:rPr>
          <w:szCs w:val="20"/>
          <w14:ligatures w14:val="standardContextual"/>
        </w:rPr>
        <w:t xml:space="preserve">Eligibility was defined using the population, index model, comparator, outcome, timing, and setting (PICOTS) framework (Table 1). Eligible reports studied an older-adult population (minimum, mean, or median age ≥60 years, or separately reported older-adult results) in any community, clinical, or residential setting, including disease-specific populations such as people with Parkinson disease or dementia; quantified gait with a body-worn or portable sensor or a camera-based vision system; completed predictor measurement before the fall-outcome window; ascertained actual subsequent falls; and reported individualized model performance (discrimination, calibration, or classification accuracy). Models could use gait alone or combine gait with clinical predictors, and development, internal validation, temporal testing, updating, and external validation studies were all eligible. Fixed commercial scores were eligible when their inputs included sensor-derived gait and they were evaluated against prospectively ascertained falls. Explicit decision rules defined the eligible index measures: (1) measures from walking, including gait initiation, turning while walking, and the walking phases of instrumented mobility tests such as the Timed Up and Go, were eligible; (2) sit-to-stand and other postural transitions were eligible only when recorded within an instrumented mobility test that included walking; (3) the quantity or structure of walking (for example, daily step counts or walking-bout durations) was eligible when derived from detected walking bouts; and (4) models whose sensor-derived predictors were limited to static balance, posturography, sit-to-stand alone, or non-specific physical activity were not eligible, although such measures </w:t>
      </w:r>
      <w:r w:rsidRPr="00712250">
        <w:rPr>
          <w:szCs w:val="20"/>
          <w14:ligatures w14:val="standardContextual"/>
        </w:rPr>
        <w:lastRenderedPageBreak/>
        <w:t>could accompany an eligible gait measure. Individualized performance required discrimination, calibration, or classification of individual participants against observed outcomes (sensitivity, specificity, predictive values, accuracy, or an equivalent 2 × 2 table); hazard ratios, odds ratios, model</w:t>
      </w:r>
      <w:del w:id="32" w:author="English Editor" w:date="2026-10-22T06:17:00Z" w16du:dateUtc="2026-10-22T10:17:00Z">
        <w:r w:rsidRPr="00712250" w:rsidDel="00DF19E8">
          <w:rPr>
            <w:szCs w:val="20"/>
            <w14:ligatures w14:val="standardContextual"/>
          </w:rPr>
          <w:delText>-</w:delText>
        </w:r>
      </w:del>
      <w:ins w:id="33" w:author="English Editor" w:date="2026-10-22T06:17:00Z" w16du:dateUtc="2026-10-22T10:17:00Z">
        <w:r w:rsidR="00DF19E8">
          <w:rPr>
            <w:szCs w:val="20"/>
            <w14:ligatures w14:val="standardContextual"/>
          </w:rPr>
          <w:t xml:space="preserve"> </w:t>
        </w:r>
      </w:ins>
      <w:r w:rsidRPr="00712250">
        <w:rPr>
          <w:szCs w:val="20"/>
          <w14:ligatures w14:val="standardContextual"/>
        </w:rPr>
        <w:t>fit statistics, and event rates in risk groups without such classification were treated as prognostic</w:t>
      </w:r>
      <w:del w:id="34" w:author="English Editor" w:date="2026-10-22T06:18:00Z" w16du:dateUtc="2026-10-22T10:18:00Z">
        <w:r w:rsidRPr="00712250" w:rsidDel="00DF19E8">
          <w:rPr>
            <w:szCs w:val="20"/>
            <w14:ligatures w14:val="standardContextual"/>
          </w:rPr>
          <w:delText>-</w:delText>
        </w:r>
      </w:del>
      <w:ins w:id="35" w:author="English Editor" w:date="2026-10-22T06:18:00Z" w16du:dateUtc="2026-10-22T10:18:00Z">
        <w:r w:rsidR="00DF19E8">
          <w:rPr>
            <w:szCs w:val="20"/>
            <w14:ligatures w14:val="standardContextual"/>
          </w:rPr>
          <w:t xml:space="preserve"> </w:t>
        </w:r>
      </w:ins>
      <w:r w:rsidRPr="00712250">
        <w:rPr>
          <w:szCs w:val="20"/>
          <w14:ligatures w14:val="standardContextual"/>
        </w:rPr>
        <w:t>factor or risk</w:t>
      </w:r>
      <w:del w:id="36" w:author="English Editor" w:date="2026-10-22T06:18:00Z" w16du:dateUtc="2026-10-22T10:18:00Z">
        <w:r w:rsidRPr="00712250" w:rsidDel="00DF19E8">
          <w:rPr>
            <w:szCs w:val="20"/>
            <w14:ligatures w14:val="standardContextual"/>
          </w:rPr>
          <w:delText>-</w:delText>
        </w:r>
      </w:del>
      <w:ins w:id="37" w:author="English Editor" w:date="2026-10-22T06:18:00Z" w16du:dateUtc="2026-10-22T10:18:00Z">
        <w:r w:rsidR="00DF19E8">
          <w:rPr>
            <w:szCs w:val="20"/>
            <w14:ligatures w14:val="standardContextual"/>
          </w:rPr>
          <w:t xml:space="preserve"> </w:t>
        </w:r>
      </w:ins>
      <w:r w:rsidRPr="00712250">
        <w:rPr>
          <w:szCs w:val="20"/>
          <w14:ligatures w14:val="standardContextual"/>
        </w:rPr>
        <w:t xml:space="preserve">stratification results. These rules were formalized after the initial eligibility assessment and re-applied to all borderline reports </w:t>
      </w:r>
      <w:r w:rsidRPr="00B36F09">
        <w:rPr>
          <w:szCs w:val="20"/>
          <w14:ligatures w14:val="standardContextual"/>
        </w:rPr>
        <w:t xml:space="preserve">(Section 2.10; Supplementary Table </w:t>
      </w:r>
      <w:r w:rsidRPr="00712250">
        <w:rPr>
          <w:szCs w:val="20"/>
          <w14:ligatures w14:val="standardContextual"/>
        </w:rPr>
        <w:t>S4).</w:t>
      </w:r>
    </w:p>
    <w:p w14:paraId="132E11DD" w14:textId="77777777" w:rsidR="00DB4DAF" w:rsidRDefault="00DB4DAF" w:rsidP="00DB4DAF">
      <w:pPr>
        <w:pStyle w:val="MDPI41tablecaption"/>
        <w:rPr>
          <w:rFonts w:cs="Times New Roman"/>
          <w:snapToGrid w:val="0"/>
          <w:szCs w:val="18"/>
          <w14:ligatures w14:val="standardContextual"/>
        </w:rPr>
      </w:pPr>
      <w:commentRangeStart w:id="38"/>
      <w:r w:rsidRPr="00DB4DAF">
        <w:rPr>
          <w:rFonts w:cs="Times New Roman"/>
          <w:b/>
          <w:snapToGrid w:val="0"/>
          <w:szCs w:val="18"/>
          <w:highlight w:val="yellow"/>
          <w14:ligatures w14:val="standardContextual"/>
        </w:rPr>
        <w:t>Table 1</w:t>
      </w:r>
      <w:commentRangeEnd w:id="38"/>
      <w:r w:rsidR="00B66465" w:rsidRPr="00712250">
        <w:rPr>
          <w:rStyle w:val="CommentReference"/>
          <w:rFonts w:cs="Times New Roman"/>
          <w:b/>
          <w:snapToGrid w:val="0"/>
          <w:sz w:val="18"/>
          <w:szCs w:val="18"/>
          <w14:ligatures w14:val="standardContextual"/>
        </w:rPr>
        <w:commentReference w:id="38"/>
      </w:r>
      <w:r w:rsidRPr="00712250">
        <w:rPr>
          <w:rFonts w:cs="Times New Roman"/>
          <w:b/>
          <w:snapToGrid w:val="0"/>
          <w:szCs w:val="18"/>
          <w14:ligatures w14:val="standardContextual"/>
        </w:rPr>
        <w:t xml:space="preserve">. </w:t>
      </w:r>
      <w:r w:rsidRPr="00712250">
        <w:rPr>
          <w:rFonts w:cs="Times New Roman"/>
          <w:snapToGrid w:val="0"/>
          <w:szCs w:val="18"/>
          <w14:ligatures w14:val="standardContextual"/>
        </w:rPr>
        <w:t>Eligibility criteria according to the PICOTS framework.</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2219"/>
        <w:gridCol w:w="2850"/>
        <w:gridCol w:w="2788"/>
      </w:tblGrid>
      <w:tr w:rsidR="00DB4DAF" w:rsidRPr="005D0045" w14:paraId="5A1F227F" w14:textId="77777777" w:rsidTr="00BF662D">
        <w:trPr>
          <w:cantSplit/>
        </w:trPr>
        <w:tc>
          <w:tcPr>
            <w:tcW w:w="2219" w:type="dxa"/>
            <w:vAlign w:val="center"/>
            <w:hideMark/>
          </w:tcPr>
          <w:p w14:paraId="6970068D" w14:textId="77777777" w:rsidR="00DB4DAF" w:rsidRPr="005D0045" w:rsidRDefault="00DB4DAF" w:rsidP="00EE2765">
            <w:pPr>
              <w:adjustRightInd w:val="0"/>
              <w:snapToGrid w:val="0"/>
              <w:spacing w:line="260" w:lineRule="atLeast"/>
              <w:rPr>
                <w:rFonts w:eastAsia="Times New Roman" w:cs="Calibri"/>
                <w:b/>
                <w:bCs/>
              </w:rPr>
            </w:pPr>
            <w:r w:rsidRPr="005D0045">
              <w:rPr>
                <w:rFonts w:eastAsia="Times New Roman" w:cs="Calibri"/>
                <w:b/>
                <w:bCs/>
              </w:rPr>
              <w:t>Domain</w:t>
            </w:r>
          </w:p>
        </w:tc>
        <w:tc>
          <w:tcPr>
            <w:tcW w:w="2850" w:type="dxa"/>
            <w:vAlign w:val="center"/>
            <w:hideMark/>
          </w:tcPr>
          <w:p w14:paraId="09B84311" w14:textId="77777777" w:rsidR="00DB4DAF" w:rsidRPr="005D0045" w:rsidRDefault="00DB4DAF" w:rsidP="00EE2765">
            <w:pPr>
              <w:adjustRightInd w:val="0"/>
              <w:snapToGrid w:val="0"/>
              <w:spacing w:line="260" w:lineRule="atLeast"/>
              <w:rPr>
                <w:rFonts w:eastAsia="Times New Roman" w:cs="Calibri"/>
                <w:b/>
                <w:bCs/>
              </w:rPr>
            </w:pPr>
            <w:r w:rsidRPr="005D0045">
              <w:rPr>
                <w:rFonts w:eastAsia="Times New Roman" w:cs="Calibri"/>
                <w:b/>
                <w:bCs/>
              </w:rPr>
              <w:t>Inclusion Criteria</w:t>
            </w:r>
          </w:p>
        </w:tc>
        <w:tc>
          <w:tcPr>
            <w:tcW w:w="2788" w:type="dxa"/>
            <w:vAlign w:val="center"/>
            <w:hideMark/>
          </w:tcPr>
          <w:p w14:paraId="7CF18F9B" w14:textId="77777777" w:rsidR="00DB4DAF" w:rsidRPr="005D0045" w:rsidRDefault="00DB4DAF" w:rsidP="00EE2765">
            <w:pPr>
              <w:adjustRightInd w:val="0"/>
              <w:snapToGrid w:val="0"/>
              <w:spacing w:line="260" w:lineRule="atLeast"/>
              <w:rPr>
                <w:rFonts w:eastAsia="Times New Roman" w:cs="Calibri"/>
                <w:b/>
                <w:bCs/>
              </w:rPr>
            </w:pPr>
            <w:r w:rsidRPr="005D0045">
              <w:rPr>
                <w:rFonts w:eastAsia="Times New Roman" w:cs="Calibri"/>
                <w:b/>
                <w:bCs/>
              </w:rPr>
              <w:t>Exclusion Criteria</w:t>
            </w:r>
          </w:p>
        </w:tc>
      </w:tr>
      <w:tr w:rsidR="00DB4DAF" w:rsidRPr="005D0045" w14:paraId="2AA24026" w14:textId="77777777" w:rsidTr="00BF662D">
        <w:tc>
          <w:tcPr>
            <w:tcW w:w="2219" w:type="dxa"/>
            <w:vAlign w:val="center"/>
            <w:hideMark/>
          </w:tcPr>
          <w:p w14:paraId="777B3F45" w14:textId="77777777" w:rsidR="00DB4DAF" w:rsidRPr="00FB4ED2" w:rsidRDefault="00DB4DAF" w:rsidP="00EE2765">
            <w:pPr>
              <w:adjustRightInd w:val="0"/>
              <w:snapToGrid w:val="0"/>
              <w:spacing w:line="260" w:lineRule="atLeast"/>
              <w:rPr>
                <w:rFonts w:eastAsia="Times New Roman" w:cs="Calibri"/>
                <w:b/>
                <w:bCs/>
                <w:highlight w:val="yellow"/>
              </w:rPr>
            </w:pPr>
            <w:commentRangeStart w:id="39"/>
            <w:r w:rsidRPr="00FB4ED2">
              <w:rPr>
                <w:rFonts w:eastAsia="Times New Roman" w:cs="Calibri"/>
                <w:b/>
                <w:bCs/>
                <w:highlight w:val="yellow"/>
              </w:rPr>
              <w:t>Population (P)</w:t>
            </w:r>
            <w:commentRangeEnd w:id="39"/>
            <w:r w:rsidR="00F141D3" w:rsidRPr="00FB4ED2">
              <w:rPr>
                <w:rStyle w:val="CommentReference"/>
                <w:rFonts w:eastAsia="Times New Roman" w:cs="Calibri"/>
                <w:b/>
                <w:bCs/>
                <w:sz w:val="20"/>
                <w:szCs w:val="20"/>
                <w:highlight w:val="yellow"/>
              </w:rPr>
              <w:commentReference w:id="39"/>
            </w:r>
          </w:p>
        </w:tc>
        <w:tc>
          <w:tcPr>
            <w:tcW w:w="2850" w:type="dxa"/>
            <w:vAlign w:val="center"/>
            <w:hideMark/>
          </w:tcPr>
          <w:p w14:paraId="4E3731CD"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Older adults (minimum, mean, or median age ≥60 years) or separately reported older-adult results, including disease-specific populations (e.g., Parkinson disease, dementia)</w:t>
            </w:r>
          </w:p>
        </w:tc>
        <w:tc>
          <w:tcPr>
            <w:tcW w:w="2788" w:type="dxa"/>
            <w:vAlign w:val="center"/>
            <w:hideMark/>
          </w:tcPr>
          <w:p w14:paraId="367E6981"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Younger or mixed-age cohorts without separable older-adult results</w:t>
            </w:r>
          </w:p>
        </w:tc>
      </w:tr>
      <w:tr w:rsidR="00DB4DAF" w:rsidRPr="005D0045" w14:paraId="2D0C7D58" w14:textId="77777777" w:rsidTr="00BF662D">
        <w:tc>
          <w:tcPr>
            <w:tcW w:w="2219" w:type="dxa"/>
            <w:vAlign w:val="center"/>
            <w:hideMark/>
          </w:tcPr>
          <w:p w14:paraId="2D83B3D1"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Index model (I)</w:t>
            </w:r>
          </w:p>
        </w:tc>
        <w:tc>
          <w:tcPr>
            <w:tcW w:w="2850" w:type="dxa"/>
            <w:vAlign w:val="center"/>
            <w:hideMark/>
          </w:tcPr>
          <w:p w14:paraId="309633BD" w14:textId="31C6895F"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≥1 gait measure from a body-worn or portable sensor or a camera-based vision system, alone or combined with clinical predictors: gait initiation, turning while walking, walking phases of instrumented mobility tests (e.g., Timed Up and Go), or walking quantity or bout structure</w:t>
            </w:r>
            <w:r w:rsidR="00652892">
              <w:rPr>
                <w:rFonts w:eastAsia="Times New Roman" w:cs="Calibri"/>
              </w:rPr>
              <w:t xml:space="preserve"> </w:t>
            </w:r>
            <w:r w:rsidRPr="005D0045">
              <w:rPr>
                <w:rFonts w:eastAsia="Times New Roman" w:cs="Calibri"/>
                <w:vertAlign w:val="superscript"/>
              </w:rPr>
              <w:t>1</w:t>
            </w:r>
            <w:r w:rsidRPr="005D0045">
              <w:rPr>
                <w:rFonts w:eastAsia="Times New Roman" w:cs="Calibri"/>
              </w:rPr>
              <w:t>; fixed commercial scores with sensor-derived gait inputs</w:t>
            </w:r>
          </w:p>
        </w:tc>
        <w:tc>
          <w:tcPr>
            <w:tcW w:w="2788" w:type="dxa"/>
            <w:vAlign w:val="center"/>
            <w:hideMark/>
          </w:tcPr>
          <w:p w14:paraId="0D4BB932" w14:textId="1A08E08E"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Clinical observation or instrumented walkway only; sensor-derived predictors limited to static balance, posturography, sit-to-stand alone, or non-specific physical activity</w:t>
            </w:r>
            <w:r w:rsidR="000C1B6F">
              <w:rPr>
                <w:rFonts w:eastAsia="Times New Roman" w:cs="Calibri"/>
              </w:rPr>
              <w:t xml:space="preserve"> </w:t>
            </w:r>
            <w:r w:rsidRPr="005D0045">
              <w:rPr>
                <w:rFonts w:eastAsia="Times New Roman" w:cs="Calibri"/>
                <w:vertAlign w:val="superscript"/>
              </w:rPr>
              <w:t>2</w:t>
            </w:r>
          </w:p>
        </w:tc>
      </w:tr>
      <w:tr w:rsidR="00DB4DAF" w:rsidRPr="005D0045" w14:paraId="439EFF65" w14:textId="77777777" w:rsidTr="00BF662D">
        <w:tc>
          <w:tcPr>
            <w:tcW w:w="2219" w:type="dxa"/>
            <w:vAlign w:val="center"/>
            <w:hideMark/>
          </w:tcPr>
          <w:p w14:paraId="53316C10"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Comparator (C)</w:t>
            </w:r>
          </w:p>
        </w:tc>
        <w:tc>
          <w:tcPr>
            <w:tcW w:w="2850" w:type="dxa"/>
            <w:vAlign w:val="center"/>
            <w:hideMark/>
          </w:tcPr>
          <w:p w14:paraId="2A0B8C83"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Not required; clinical-only or non-gait models extracted when reported</w:t>
            </w:r>
          </w:p>
        </w:tc>
        <w:tc>
          <w:tcPr>
            <w:tcW w:w="2788" w:type="dxa"/>
            <w:vAlign w:val="center"/>
            <w:hideMark/>
          </w:tcPr>
          <w:p w14:paraId="181A4A3F"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Not applicable</w:t>
            </w:r>
          </w:p>
        </w:tc>
      </w:tr>
      <w:tr w:rsidR="00DB4DAF" w:rsidRPr="005D0045" w14:paraId="1A69AE4F" w14:textId="77777777" w:rsidTr="00BF662D">
        <w:tc>
          <w:tcPr>
            <w:tcW w:w="2219" w:type="dxa"/>
            <w:vAlign w:val="center"/>
            <w:hideMark/>
          </w:tcPr>
          <w:p w14:paraId="45B89B7C"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Outcome (O)</w:t>
            </w:r>
          </w:p>
        </w:tc>
        <w:tc>
          <w:tcPr>
            <w:tcW w:w="2850" w:type="dxa"/>
            <w:vAlign w:val="center"/>
            <w:hideMark/>
          </w:tcPr>
          <w:p w14:paraId="5631BD10"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Actual subsequent falls: any, recurrent, or injurious falls; fall count; or time to first fall</w:t>
            </w:r>
          </w:p>
        </w:tc>
        <w:tc>
          <w:tcPr>
            <w:tcW w:w="2788" w:type="dxa"/>
            <w:vAlign w:val="center"/>
            <w:hideMark/>
          </w:tcPr>
          <w:p w14:paraId="4D2EE08F"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Surrogate fall-risk scores or scales, fear of falling, balance decline, or measurement validity without future falls</w:t>
            </w:r>
          </w:p>
        </w:tc>
      </w:tr>
      <w:tr w:rsidR="00DB4DAF" w:rsidRPr="005D0045" w14:paraId="4201C1B7" w14:textId="77777777" w:rsidTr="00BF662D">
        <w:tc>
          <w:tcPr>
            <w:tcW w:w="2219" w:type="dxa"/>
            <w:vAlign w:val="center"/>
            <w:hideMark/>
          </w:tcPr>
          <w:p w14:paraId="6350D6CD"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Timing (T)</w:t>
            </w:r>
          </w:p>
        </w:tc>
        <w:tc>
          <w:tcPr>
            <w:tcW w:w="2850" w:type="dxa"/>
            <w:vAlign w:val="center"/>
            <w:hideMark/>
          </w:tcPr>
          <w:p w14:paraId="2F4D68F7"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Gait measured before the fall-outcome window; prediction horizon reported or derivable</w:t>
            </w:r>
          </w:p>
        </w:tc>
        <w:tc>
          <w:tcPr>
            <w:tcW w:w="2788" w:type="dxa"/>
            <w:vAlign w:val="center"/>
            <w:hideMark/>
          </w:tcPr>
          <w:p w14:paraId="47C09430"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Retrospective or concurrent faller classification; real-time or pre-impact fall detection</w:t>
            </w:r>
          </w:p>
        </w:tc>
      </w:tr>
      <w:tr w:rsidR="00DB4DAF" w:rsidRPr="005D0045" w14:paraId="42DBD2E0" w14:textId="77777777" w:rsidTr="00BF662D">
        <w:tc>
          <w:tcPr>
            <w:tcW w:w="2219" w:type="dxa"/>
            <w:vAlign w:val="center"/>
            <w:hideMark/>
          </w:tcPr>
          <w:p w14:paraId="58715FDF"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Setting (S)</w:t>
            </w:r>
          </w:p>
        </w:tc>
        <w:tc>
          <w:tcPr>
            <w:tcW w:w="2850" w:type="dxa"/>
            <w:vAlign w:val="center"/>
            <w:hideMark/>
          </w:tcPr>
          <w:p w14:paraId="1077D86A" w14:textId="22E38304"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Community, outpatient, inpatient, emergency, post-acute, nursing</w:t>
            </w:r>
            <w:del w:id="40" w:author="English Editor" w:date="2026-10-22T06:25:00Z" w16du:dateUtc="2026-10-22T10:25:00Z">
              <w:r w:rsidRPr="005D0045" w:rsidDel="00D21BD8">
                <w:rPr>
                  <w:rFonts w:eastAsia="Times New Roman" w:cs="Calibri"/>
                </w:rPr>
                <w:delText>-</w:delText>
              </w:r>
            </w:del>
            <w:ins w:id="41" w:author="English Editor" w:date="2026-10-22T06:25:00Z" w16du:dateUtc="2026-10-22T10:25:00Z">
              <w:r w:rsidR="00D21BD8">
                <w:rPr>
                  <w:rFonts w:eastAsia="Times New Roman" w:cs="Calibri"/>
                </w:rPr>
                <w:t xml:space="preserve"> </w:t>
              </w:r>
            </w:ins>
            <w:r w:rsidRPr="005D0045">
              <w:rPr>
                <w:rFonts w:eastAsia="Times New Roman" w:cs="Calibri"/>
              </w:rPr>
              <w:t>home, or long-term</w:t>
            </w:r>
            <w:ins w:id="42" w:author="English Editor" w:date="2026-10-22T07:44:00Z" w16du:dateUtc="2026-10-22T11:44:00Z">
              <w:r w:rsidR="00970241">
                <w:rPr>
                  <w:rFonts w:eastAsia="Times New Roman" w:cs="Calibri"/>
                </w:rPr>
                <w:t xml:space="preserve"> </w:t>
              </w:r>
            </w:ins>
            <w:del w:id="43" w:author="English Editor" w:date="2026-10-22T07:44:00Z" w16du:dateUtc="2026-10-22T11:44:00Z">
              <w:r w:rsidRPr="005D0045" w:rsidDel="00970241">
                <w:rPr>
                  <w:rFonts w:eastAsia="Times New Roman" w:cs="Calibri"/>
                </w:rPr>
                <w:delText>-</w:delText>
              </w:r>
            </w:del>
            <w:r w:rsidRPr="005D0045">
              <w:rPr>
                <w:rFonts w:eastAsia="Times New Roman" w:cs="Calibri"/>
              </w:rPr>
              <w:t>care settings</w:t>
            </w:r>
          </w:p>
        </w:tc>
        <w:tc>
          <w:tcPr>
            <w:tcW w:w="2788" w:type="dxa"/>
            <w:vAlign w:val="center"/>
            <w:hideMark/>
          </w:tcPr>
          <w:p w14:paraId="60B60B49"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Simulated or non-human settings</w:t>
            </w:r>
          </w:p>
        </w:tc>
      </w:tr>
      <w:tr w:rsidR="00DB4DAF" w:rsidRPr="005D0045" w14:paraId="67128EAB" w14:textId="77777777" w:rsidTr="00BF662D">
        <w:tc>
          <w:tcPr>
            <w:tcW w:w="2219" w:type="dxa"/>
            <w:vAlign w:val="center"/>
            <w:hideMark/>
          </w:tcPr>
          <w:p w14:paraId="0635AFAC"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Study design</w:t>
            </w:r>
          </w:p>
        </w:tc>
        <w:tc>
          <w:tcPr>
            <w:tcW w:w="2850" w:type="dxa"/>
            <w:vAlign w:val="center"/>
            <w:hideMark/>
          </w:tcPr>
          <w:p w14:paraId="54A11A39" w14:textId="55B41BA1"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Model development, internal validation, temporal testing, updating, or external validation reporting individualized performance (discrimination, calibration, or classification)</w:t>
            </w:r>
            <w:r w:rsidR="00EA16AB">
              <w:rPr>
                <w:rFonts w:eastAsia="Times New Roman" w:cs="Calibri"/>
              </w:rPr>
              <w:t xml:space="preserve"> </w:t>
            </w:r>
            <w:r w:rsidRPr="005D0045">
              <w:rPr>
                <w:rFonts w:eastAsia="Times New Roman" w:cs="Calibri"/>
                <w:vertAlign w:val="superscript"/>
              </w:rPr>
              <w:t>3</w:t>
            </w:r>
          </w:p>
        </w:tc>
        <w:tc>
          <w:tcPr>
            <w:tcW w:w="2788" w:type="dxa"/>
            <w:vAlign w:val="center"/>
            <w:hideMark/>
          </w:tcPr>
          <w:p w14:paraId="4377D426" w14:textId="365DAC60"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Prognostic</w:t>
            </w:r>
            <w:del w:id="44" w:author="English Editor" w:date="2026-10-22T06:25:00Z" w16du:dateUtc="2026-10-22T10:25:00Z">
              <w:r w:rsidRPr="005D0045" w:rsidDel="00D21BD8">
                <w:rPr>
                  <w:rFonts w:eastAsia="Times New Roman" w:cs="Calibri"/>
                </w:rPr>
                <w:delText>-</w:delText>
              </w:r>
            </w:del>
            <w:ins w:id="45" w:author="English Editor" w:date="2026-10-22T06:25:00Z" w16du:dateUtc="2026-10-22T10:25:00Z">
              <w:r w:rsidR="00D21BD8">
                <w:rPr>
                  <w:rFonts w:eastAsia="Times New Roman" w:cs="Calibri"/>
                </w:rPr>
                <w:t xml:space="preserve"> </w:t>
              </w:r>
            </w:ins>
            <w:r w:rsidRPr="005D0045">
              <w:rPr>
                <w:rFonts w:eastAsia="Times New Roman" w:cs="Calibri"/>
              </w:rPr>
              <w:t>factor associations or risk-group event rates without individualized performance; intervention</w:t>
            </w:r>
            <w:del w:id="46" w:author="English Editor" w:date="2026-10-22T06:25:00Z" w16du:dateUtc="2026-10-22T10:25:00Z">
              <w:r w:rsidRPr="005D0045" w:rsidDel="006F27D5">
                <w:rPr>
                  <w:rFonts w:eastAsia="Times New Roman" w:cs="Calibri"/>
                </w:rPr>
                <w:delText>-</w:delText>
              </w:r>
            </w:del>
            <w:ins w:id="47" w:author="English Editor" w:date="2026-10-22T06:25:00Z" w16du:dateUtc="2026-10-22T10:25:00Z">
              <w:r w:rsidR="006F27D5">
                <w:rPr>
                  <w:rFonts w:eastAsia="Times New Roman" w:cs="Calibri"/>
                </w:rPr>
                <w:t xml:space="preserve"> </w:t>
              </w:r>
            </w:ins>
            <w:r w:rsidRPr="005D0045">
              <w:rPr>
                <w:rFonts w:eastAsia="Times New Roman" w:cs="Calibri"/>
              </w:rPr>
              <w:t>effect studies</w:t>
            </w:r>
          </w:p>
        </w:tc>
      </w:tr>
      <w:tr w:rsidR="00DB4DAF" w:rsidRPr="005D0045" w14:paraId="273C079C" w14:textId="77777777" w:rsidTr="00BF662D">
        <w:tc>
          <w:tcPr>
            <w:tcW w:w="2219" w:type="dxa"/>
            <w:vAlign w:val="center"/>
            <w:hideMark/>
          </w:tcPr>
          <w:p w14:paraId="4DF8204B" w14:textId="77777777" w:rsidR="00DB4DAF" w:rsidRPr="00FB4ED2" w:rsidRDefault="00DB4DAF" w:rsidP="00EE2765">
            <w:pPr>
              <w:adjustRightInd w:val="0"/>
              <w:snapToGrid w:val="0"/>
              <w:spacing w:line="260" w:lineRule="atLeast"/>
              <w:rPr>
                <w:rFonts w:eastAsia="Times New Roman" w:cs="Calibri"/>
                <w:b/>
                <w:bCs/>
                <w:highlight w:val="yellow"/>
              </w:rPr>
            </w:pPr>
            <w:r w:rsidRPr="00FB4ED2">
              <w:rPr>
                <w:rFonts w:eastAsia="Times New Roman" w:cs="Calibri"/>
                <w:b/>
                <w:bCs/>
                <w:highlight w:val="yellow"/>
              </w:rPr>
              <w:t>Report type</w:t>
            </w:r>
          </w:p>
        </w:tc>
        <w:tc>
          <w:tcPr>
            <w:tcW w:w="2850" w:type="dxa"/>
            <w:vAlign w:val="center"/>
            <w:hideMark/>
          </w:tcPr>
          <w:p w14:paraId="42FBC5D9"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English-language peer-reviewed journal articles published 1 January 2000 to 20 July 2026</w:t>
            </w:r>
          </w:p>
        </w:tc>
        <w:tc>
          <w:tcPr>
            <w:tcW w:w="2788" w:type="dxa"/>
            <w:vAlign w:val="center"/>
            <w:hideMark/>
          </w:tcPr>
          <w:p w14:paraId="4FE1DF30" w14:textId="77777777" w:rsidR="00DB4DAF" w:rsidRPr="005D0045" w:rsidRDefault="00DB4DAF" w:rsidP="00EE2765">
            <w:pPr>
              <w:adjustRightInd w:val="0"/>
              <w:snapToGrid w:val="0"/>
              <w:spacing w:line="260" w:lineRule="atLeast"/>
              <w:rPr>
                <w:rFonts w:eastAsia="Times New Roman" w:cs="Calibri"/>
              </w:rPr>
            </w:pPr>
            <w:r w:rsidRPr="005D0045">
              <w:rPr>
                <w:rFonts w:eastAsia="Times New Roman" w:cs="Calibri"/>
              </w:rPr>
              <w:t>Conference abstracts, theses, protocols, reviews, and commentaries</w:t>
            </w:r>
          </w:p>
        </w:tc>
      </w:tr>
    </w:tbl>
    <w:p w14:paraId="44FCB6FA" w14:textId="0BE92A13" w:rsidR="00DB4DAF" w:rsidRPr="005D0045" w:rsidRDefault="00DB4DAF" w:rsidP="00DB4DAF">
      <w:pPr>
        <w:pStyle w:val="MDPI43tablefooter"/>
        <w:spacing w:after="240"/>
        <w:rPr>
          <w:rFonts w:cs="Times New Roman"/>
          <w:snapToGrid w:val="0"/>
          <w:szCs w:val="18"/>
          <w14:ligatures w14:val="standardContextual"/>
        </w:rPr>
      </w:pPr>
      <w:r w:rsidRPr="005D0045">
        <w:rPr>
          <w:rFonts w:cs="Times New Roman"/>
          <w:snapToGrid w:val="0"/>
          <w:szCs w:val="18"/>
          <w14:ligatures w14:val="standardContextual"/>
        </w:rPr>
        <w:lastRenderedPageBreak/>
        <w:t xml:space="preserve">PICOTS, population, index model, comparator, outcome, timing, and setting. </w:t>
      </w:r>
      <w:r w:rsidRPr="005D0045">
        <w:rPr>
          <w:rFonts w:cs="Times New Roman"/>
          <w:snapToGrid w:val="0"/>
          <w:szCs w:val="18"/>
          <w:vertAlign w:val="superscript"/>
          <w14:ligatures w14:val="standardContextual"/>
        </w:rPr>
        <w:t>1</w:t>
      </w:r>
      <w:r w:rsidRPr="005D0045">
        <w:rPr>
          <w:rFonts w:cs="Times New Roman"/>
          <w:snapToGrid w:val="0"/>
          <w:szCs w:val="18"/>
          <w14:ligatures w14:val="standardContextual"/>
        </w:rPr>
        <w:t xml:space="preserve"> Sit-to-stand and other postural transitions were eligible only when recorded within an instrumented mobility test that included walking; walking quantity was eligible only when derived from detected walking bouts. </w:t>
      </w:r>
      <w:r w:rsidRPr="005D0045">
        <w:rPr>
          <w:rFonts w:cs="Times New Roman"/>
          <w:snapToGrid w:val="0"/>
          <w:szCs w:val="18"/>
          <w:vertAlign w:val="superscript"/>
          <w14:ligatures w14:val="standardContextual"/>
        </w:rPr>
        <w:t>2</w:t>
      </w:r>
      <w:r w:rsidRPr="005D0045">
        <w:rPr>
          <w:rFonts w:cs="Times New Roman"/>
          <w:snapToGrid w:val="0"/>
          <w:szCs w:val="18"/>
          <w14:ligatures w14:val="standardContextual"/>
        </w:rPr>
        <w:t xml:space="preserve"> Such measures could accompany an eligible gait measure. </w:t>
      </w:r>
      <w:r w:rsidRPr="005D0045">
        <w:rPr>
          <w:rFonts w:cs="Times New Roman"/>
          <w:snapToGrid w:val="0"/>
          <w:szCs w:val="18"/>
          <w:vertAlign w:val="superscript"/>
          <w14:ligatures w14:val="standardContextual"/>
        </w:rPr>
        <w:t>3</w:t>
      </w:r>
      <w:r w:rsidRPr="005D0045">
        <w:rPr>
          <w:rFonts w:cs="Times New Roman"/>
          <w:snapToGrid w:val="0"/>
          <w:szCs w:val="18"/>
          <w14:ligatures w14:val="standardContextual"/>
        </w:rPr>
        <w:t xml:space="preserve"> Sensitivity, specificity, predictive values, accuracy, or an equivalent 2 × 2 table assessed against observed outcomes; reports were not excluded for poor or incompletely reported performance. Full decision rules and borderline</w:t>
      </w:r>
      <w:del w:id="48" w:author="English Editor" w:date="2026-10-22T06:26:00Z" w16du:dateUtc="2026-10-22T10:26:00Z">
        <w:r w:rsidRPr="005D0045" w:rsidDel="006F27D5">
          <w:rPr>
            <w:rFonts w:cs="Times New Roman"/>
            <w:snapToGrid w:val="0"/>
            <w:szCs w:val="18"/>
            <w14:ligatures w14:val="standardContextual"/>
          </w:rPr>
          <w:delText>-</w:delText>
        </w:r>
      </w:del>
      <w:ins w:id="49" w:author="English Editor" w:date="2026-10-22T06:26:00Z" w16du:dateUtc="2026-10-22T10:26:00Z">
        <w:r w:rsidR="006F27D5">
          <w:rPr>
            <w:rFonts w:cs="Times New Roman"/>
            <w:snapToGrid w:val="0"/>
            <w:szCs w:val="18"/>
            <w14:ligatures w14:val="standardContextual"/>
          </w:rPr>
          <w:t xml:space="preserve"> </w:t>
        </w:r>
      </w:ins>
      <w:r w:rsidRPr="005D0045">
        <w:rPr>
          <w:rFonts w:cs="Times New Roman"/>
          <w:snapToGrid w:val="0"/>
          <w:szCs w:val="18"/>
          <w14:ligatures w14:val="standardContextual"/>
        </w:rPr>
        <w:t xml:space="preserve">report adjudications are </w:t>
      </w:r>
      <w:r w:rsidRPr="00652892">
        <w:rPr>
          <w:rFonts w:cs="Times New Roman"/>
          <w:snapToGrid w:val="0"/>
          <w:szCs w:val="18"/>
          <w14:ligatures w14:val="standardContextual"/>
        </w:rPr>
        <w:t>given in Supplementary Table S4.</w:t>
      </w:r>
    </w:p>
    <w:p w14:paraId="05739090" w14:textId="2A626626" w:rsidR="00C8142B" w:rsidRPr="00712250" w:rsidRDefault="001D7585">
      <w:pPr>
        <w:pStyle w:val="MDPI31text"/>
        <w:rPr>
          <w:szCs w:val="20"/>
          <w14:ligatures w14:val="standardContextual"/>
        </w:rPr>
      </w:pPr>
      <w:r w:rsidRPr="00712250">
        <w:rPr>
          <w:szCs w:val="20"/>
          <w14:ligatures w14:val="standardContextual"/>
        </w:rPr>
        <w:t>We excluded studies of retrospective or concurrent faller classification, real-time fall detection, prognostic</w:t>
      </w:r>
      <w:del w:id="50" w:author="English Editor" w:date="2026-10-22T06:26:00Z" w16du:dateUtc="2026-10-22T10:26:00Z">
        <w:r w:rsidRPr="00712250" w:rsidDel="006F27D5">
          <w:rPr>
            <w:szCs w:val="20"/>
            <w14:ligatures w14:val="standardContextual"/>
          </w:rPr>
          <w:delText>-</w:delText>
        </w:r>
      </w:del>
      <w:ins w:id="51" w:author="English Editor" w:date="2026-10-22T06:26:00Z" w16du:dateUtc="2026-10-22T10:26:00Z">
        <w:r w:rsidR="006F27D5">
          <w:rPr>
            <w:szCs w:val="20"/>
            <w14:ligatures w14:val="standardContextual"/>
          </w:rPr>
          <w:t xml:space="preserve"> </w:t>
        </w:r>
      </w:ins>
      <w:r w:rsidRPr="00712250">
        <w:rPr>
          <w:szCs w:val="20"/>
          <w14:ligatures w14:val="standardContextual"/>
        </w:rPr>
        <w:t>factor associations without individualized performance, surrogate fall-risk scores as the outcome, measurement</w:t>
      </w:r>
      <w:del w:id="52" w:author="English Editor" w:date="2026-10-22T06:26:00Z" w16du:dateUtc="2026-10-22T10:26:00Z">
        <w:r w:rsidRPr="00712250" w:rsidDel="00F64C8B">
          <w:rPr>
            <w:szCs w:val="20"/>
            <w14:ligatures w14:val="standardContextual"/>
          </w:rPr>
          <w:delText>-</w:delText>
        </w:r>
      </w:del>
      <w:ins w:id="53" w:author="English Editor" w:date="2026-10-22T06:26:00Z" w16du:dateUtc="2026-10-22T10:26:00Z">
        <w:r w:rsidR="00F64C8B">
          <w:rPr>
            <w:szCs w:val="20"/>
            <w14:ligatures w14:val="standardContextual"/>
          </w:rPr>
          <w:t xml:space="preserve"> </w:t>
        </w:r>
      </w:ins>
      <w:r w:rsidRPr="00712250">
        <w:rPr>
          <w:szCs w:val="20"/>
          <w14:ligatures w14:val="standardContextual"/>
        </w:rPr>
        <w:t>validation studies without future falls, intervention</w:t>
      </w:r>
      <w:ins w:id="54" w:author="English Editor" w:date="2026-10-22T06:27:00Z" w16du:dateUtc="2026-10-22T10:27:00Z">
        <w:r w:rsidR="00025960">
          <w:rPr>
            <w:szCs w:val="20"/>
            <w14:ligatures w14:val="standardContextual"/>
          </w:rPr>
          <w:t xml:space="preserve"> </w:t>
        </w:r>
      </w:ins>
      <w:del w:id="55" w:author="English Editor" w:date="2026-10-22T06:27:00Z" w16du:dateUtc="2026-10-22T10:27:00Z">
        <w:r w:rsidRPr="00712250" w:rsidDel="00025960">
          <w:rPr>
            <w:szCs w:val="20"/>
            <w14:ligatures w14:val="standardContextual"/>
          </w:rPr>
          <w:delText>-</w:delText>
        </w:r>
      </w:del>
      <w:r w:rsidRPr="00712250">
        <w:rPr>
          <w:szCs w:val="20"/>
          <w14:ligatures w14:val="standardContextual"/>
        </w:rPr>
        <w:t>effect studies, and non-gait sensor models. English-language peer-reviewed journal reports published from 1 January 2000 to 20 July 2026 were considered; the lower limit reflects the introduction of the digital wearable and computer</w:t>
      </w:r>
      <w:del w:id="56" w:author="English Editor" w:date="2026-10-22T06:27:00Z" w16du:dateUtc="2026-10-22T10:27:00Z">
        <w:r w:rsidRPr="00712250" w:rsidDel="00DA1955">
          <w:rPr>
            <w:szCs w:val="20"/>
            <w14:ligatures w14:val="standardContextual"/>
          </w:rPr>
          <w:delText>-</w:delText>
        </w:r>
      </w:del>
      <w:ins w:id="57" w:author="English Editor" w:date="2026-10-22T06:27:00Z" w16du:dateUtc="2026-10-22T10:27:00Z">
        <w:r w:rsidR="00DA1955">
          <w:rPr>
            <w:szCs w:val="20"/>
            <w14:ligatures w14:val="standardContextual"/>
          </w:rPr>
          <w:t xml:space="preserve"> </w:t>
        </w:r>
      </w:ins>
      <w:r w:rsidRPr="00712250">
        <w:rPr>
          <w:szCs w:val="20"/>
          <w14:ligatures w14:val="standardContextual"/>
        </w:rPr>
        <w:t>vision pipelines that are the focus of this review. Reports were never excluded because performance was poor or incompletely reported.</w:t>
      </w:r>
    </w:p>
    <w:p w14:paraId="5D5D6EF3" w14:textId="77777777" w:rsidR="00C8142B" w:rsidRPr="005D0045" w:rsidRDefault="001D7585" w:rsidP="005D0045">
      <w:pPr>
        <w:pStyle w:val="MDPI22heading2"/>
        <w:spacing w:before="240"/>
        <w:rPr>
          <w:noProof w:val="0"/>
          <w:szCs w:val="20"/>
          <w14:ligatures w14:val="standardContextual"/>
        </w:rPr>
      </w:pPr>
      <w:r w:rsidRPr="005D0045">
        <w:rPr>
          <w:noProof w:val="0"/>
          <w:szCs w:val="20"/>
          <w14:ligatures w14:val="standardContextual"/>
        </w:rPr>
        <w:t>2.3. Information Sources and Search Strategy</w:t>
      </w:r>
    </w:p>
    <w:p w14:paraId="6476559D" w14:textId="014C65C4" w:rsidR="00C8142B" w:rsidRPr="009C1661" w:rsidRDefault="001D7585">
      <w:pPr>
        <w:pStyle w:val="MDPI31text"/>
        <w:rPr>
          <w:szCs w:val="20"/>
          <w14:ligatures w14:val="standardContextual"/>
        </w:rPr>
      </w:pPr>
      <w:r w:rsidRPr="005D0045">
        <w:rPr>
          <w:szCs w:val="20"/>
          <w14:ligatures w14:val="standardContextual"/>
        </w:rPr>
        <w:t xml:space="preserve">MEDLINE (PubMed), Embase (Ovid), Scopus, Web of Science Core Collection, IEEE Xplore, CINAHL (EBSCOhost), APA PsycInfo (EBSCOhost), the ACM Digital Library, and the Cochrane Central Register of Controlled Trials (CENTRAL) were searched from 1 January 2000 to 20 July 2026. Google Scholar was </w:t>
      </w:r>
      <w:r w:rsidRPr="009C1661">
        <w:rPr>
          <w:szCs w:val="20"/>
          <w14:ligatures w14:val="standardContextual"/>
        </w:rPr>
        <w:t>searched as a supplementary source</w:t>
      </w:r>
      <w:r w:rsidRPr="005D0045">
        <w:rPr>
          <w:szCs w:val="20"/>
          <w14:ligatures w14:val="standardContextual"/>
        </w:rPr>
        <w:t xml:space="preserve">, with screening of the first 200 relevance-ranked records. Trial and study registries, ProQuest Dissertations &amp; Theses Global, and </w:t>
      </w:r>
      <w:del w:id="58" w:author="English Editor" w:date="2026-10-22T06:28:00Z" w16du:dateUtc="2026-10-22T10:28:00Z">
        <w:r w:rsidRPr="005D0045" w:rsidDel="009B3567">
          <w:rPr>
            <w:szCs w:val="20"/>
            <w14:ligatures w14:val="standardContextual"/>
          </w:rPr>
          <w:delText xml:space="preserve">the </w:delText>
        </w:r>
      </w:del>
      <w:r w:rsidRPr="005D0045">
        <w:rPr>
          <w:szCs w:val="20"/>
          <w14:ligatures w14:val="standardContextual"/>
        </w:rPr>
        <w:t xml:space="preserve">medRxiv and arXiv preprint servers were searched with the same core concepts. </w:t>
      </w:r>
      <w:ins w:id="59" w:author="English Editor" w:date="2026-10-22T06:29:00Z" w16du:dateUtc="2026-10-22T10:29:00Z">
        <w:r w:rsidR="0084199E">
          <w:rPr>
            <w:szCs w:val="20"/>
            <w14:ligatures w14:val="standardContextual"/>
          </w:rPr>
          <w:t xml:space="preserve">We also </w:t>
        </w:r>
      </w:ins>
      <w:ins w:id="60" w:author="English Editor" w:date="2026-10-22T06:30:00Z" w16du:dateUtc="2026-10-22T10:30:00Z">
        <w:r w:rsidR="0084199E">
          <w:rPr>
            <w:szCs w:val="20"/>
            <w14:ligatures w14:val="standardContextual"/>
          </w:rPr>
          <w:t>completed</w:t>
        </w:r>
      </w:ins>
      <w:ins w:id="61" w:author="English Editor" w:date="2026-10-22T06:29:00Z" w16du:dateUtc="2026-10-22T10:29:00Z">
        <w:r w:rsidR="0084199E">
          <w:rPr>
            <w:szCs w:val="20"/>
            <w14:ligatures w14:val="standardContextual"/>
          </w:rPr>
          <w:t xml:space="preserve"> b</w:t>
        </w:r>
      </w:ins>
      <w:del w:id="62" w:author="English Editor" w:date="2026-10-22T06:29:00Z" w16du:dateUtc="2026-10-22T10:29:00Z">
        <w:r w:rsidRPr="005D0045" w:rsidDel="0084199E">
          <w:rPr>
            <w:szCs w:val="20"/>
            <w14:ligatures w14:val="standardContextual"/>
          </w:rPr>
          <w:delText>B</w:delText>
        </w:r>
      </w:del>
      <w:r w:rsidRPr="005D0045">
        <w:rPr>
          <w:szCs w:val="20"/>
          <w14:ligatures w14:val="standardContextual"/>
        </w:rPr>
        <w:t xml:space="preserve">ackward and forward citation searching, </w:t>
      </w:r>
      <w:ins w:id="63" w:author="English Editor" w:date="2026-10-22T06:30:00Z" w16du:dateUtc="2026-10-22T10:30:00Z">
        <w:r w:rsidR="0084199E">
          <w:rPr>
            <w:szCs w:val="20"/>
            <w14:ligatures w14:val="standardContextual"/>
          </w:rPr>
          <w:t xml:space="preserve">performed </w:t>
        </w:r>
      </w:ins>
      <w:r w:rsidRPr="005D0045">
        <w:rPr>
          <w:szCs w:val="20"/>
          <w14:ligatures w14:val="standardContextual"/>
        </w:rPr>
        <w:t>targeted table-of-contents screening of relevant journals, and contact</w:t>
      </w:r>
      <w:ins w:id="64" w:author="English Editor" w:date="2026-10-22T06:30:00Z" w16du:dateUtc="2026-10-22T10:30:00Z">
        <w:r w:rsidR="0084199E">
          <w:rPr>
            <w:szCs w:val="20"/>
            <w14:ligatures w14:val="standardContextual"/>
          </w:rPr>
          <w:t>ed</w:t>
        </w:r>
      </w:ins>
      <w:r w:rsidRPr="005D0045">
        <w:rPr>
          <w:szCs w:val="20"/>
          <w14:ligatures w14:val="standardContextual"/>
        </w:rPr>
        <w:t xml:space="preserve"> </w:t>
      </w:r>
      <w:del w:id="65" w:author="English Editor" w:date="2026-10-22T06:30:00Z" w16du:dateUtc="2026-10-22T10:30:00Z">
        <w:r w:rsidRPr="005D0045" w:rsidDel="0084199E">
          <w:rPr>
            <w:szCs w:val="20"/>
            <w14:ligatures w14:val="standardContextual"/>
          </w:rPr>
          <w:delText xml:space="preserve">with </w:delText>
        </w:r>
      </w:del>
      <w:r w:rsidRPr="005D0045">
        <w:rPr>
          <w:szCs w:val="20"/>
          <w14:ligatures w14:val="standardContextual"/>
        </w:rPr>
        <w:t>authors to identify further published reports</w:t>
      </w:r>
      <w:del w:id="66" w:author="English Editor" w:date="2026-10-22T06:30:00Z" w16du:dateUtc="2026-10-22T10:30:00Z">
        <w:r w:rsidRPr="005D0045" w:rsidDel="0084199E">
          <w:rPr>
            <w:szCs w:val="20"/>
            <w14:ligatures w14:val="standardContextual"/>
          </w:rPr>
          <w:delText xml:space="preserve"> were also undertaken</w:delText>
        </w:r>
      </w:del>
      <w:r w:rsidRPr="005D0045">
        <w:rPr>
          <w:szCs w:val="20"/>
          <w14:ligatures w14:val="standardContextual"/>
        </w:rPr>
        <w:t xml:space="preserve">. Database strategies combined concept blocks for older adults, </w:t>
      </w:r>
      <w:r w:rsidRPr="009C1661">
        <w:rPr>
          <w:szCs w:val="20"/>
          <w14:ligatures w14:val="standardContextual"/>
        </w:rPr>
        <w:t>gait or walking, wearable, portable, or vision-based sensing, and falls, supplemented by prediction and performance terms; block combinations were adapted to each interface. Supplementary Table S1 reproduces the retained database histories and aggregate yields.</w:t>
      </w:r>
    </w:p>
    <w:p w14:paraId="2ABF531C" w14:textId="3E88B912" w:rsidR="00C8142B" w:rsidRPr="009F6991" w:rsidRDefault="001D7585">
      <w:pPr>
        <w:pStyle w:val="MDPI31text"/>
        <w:rPr>
          <w:szCs w:val="20"/>
          <w14:ligatures w14:val="standardContextual"/>
        </w:rPr>
      </w:pPr>
      <w:r w:rsidRPr="009A64D8">
        <w:rPr>
          <w:szCs w:val="20"/>
          <w14:ligatures w14:val="standardContextual"/>
        </w:rPr>
        <w:t>Because several original strategies required gait or walking terminology, a known-item and eligibility sensitivity check used broader mobility</w:t>
      </w:r>
      <w:del w:id="67" w:author="English Editor" w:date="2026-10-22T06:31:00Z" w16du:dateUtc="2026-10-22T10:31:00Z">
        <w:r w:rsidRPr="009A64D8" w:rsidDel="004F1C69">
          <w:rPr>
            <w:szCs w:val="20"/>
            <w14:ligatures w14:val="standardContextual"/>
          </w:rPr>
          <w:delText>-</w:delText>
        </w:r>
      </w:del>
      <w:ins w:id="68" w:author="English Editor" w:date="2026-10-22T06:31:00Z" w16du:dateUtc="2026-10-22T10:31:00Z">
        <w:r w:rsidR="004F1C69">
          <w:rPr>
            <w:szCs w:val="20"/>
            <w14:ligatures w14:val="standardContextual"/>
          </w:rPr>
          <w:t xml:space="preserve"> </w:t>
        </w:r>
      </w:ins>
      <w:r w:rsidRPr="009A64D8">
        <w:rPr>
          <w:szCs w:val="20"/>
          <w14:ligatures w14:val="standardContextual"/>
        </w:rPr>
        <w:t>test terms (Timed Up and Go, sit-to-stand, turning, stepping, postural and balance) and citation-linked candidates. It reinstated one report previously excluded at title/abstract screening [22]; this was an existing screened record, not an additional identification record. During revision, the core database searches were rerun with expanded mobility terminology, and the search strings underwent peer review. The retained documentation does not include database-specific rerun dates, yields, screening dispositions or a completed PRESS checklist [23]. Supplementary Table S1 therefore distin</w:t>
      </w:r>
      <w:r w:rsidRPr="009F6991">
        <w:rPr>
          <w:szCs w:val="20"/>
          <w14:ligatures w14:val="standardContextual"/>
        </w:rPr>
        <w:t>guishes the original search histories from the reported revision activity. The numerical study flow and synthesis refer to the documented original search dataset; a reconciled flow incorporating the revision reruns is not available.</w:t>
      </w:r>
    </w:p>
    <w:p w14:paraId="08E4224E" w14:textId="77777777" w:rsidR="00C8142B" w:rsidRPr="009F6991" w:rsidRDefault="001D7585" w:rsidP="009F6991">
      <w:pPr>
        <w:pStyle w:val="MDPI22heading2"/>
        <w:spacing w:before="240"/>
        <w:rPr>
          <w:noProof w:val="0"/>
          <w:szCs w:val="20"/>
          <w14:ligatures w14:val="standardContextual"/>
        </w:rPr>
      </w:pPr>
      <w:r w:rsidRPr="009F6991">
        <w:rPr>
          <w:noProof w:val="0"/>
          <w:szCs w:val="20"/>
          <w14:ligatures w14:val="standardContextual"/>
        </w:rPr>
        <w:t>2.4. Study Selection and Source Access</w:t>
      </w:r>
    </w:p>
    <w:p w14:paraId="3304C89A" w14:textId="34A28EAB" w:rsidR="00C8142B" w:rsidRPr="009F6991" w:rsidRDefault="001D7585">
      <w:pPr>
        <w:pStyle w:val="MDPI31text"/>
        <w:rPr>
          <w:szCs w:val="20"/>
          <w14:ligatures w14:val="standardContextual"/>
        </w:rPr>
      </w:pPr>
      <w:r w:rsidRPr="009F6991">
        <w:rPr>
          <w:szCs w:val="20"/>
          <w14:ligatures w14:val="standardContextual"/>
        </w:rPr>
        <w:t>Records were deduplicated using digital object identifiers and normalized titles. Titles and abstracts, and then reports, were assessed against the eligibility criteria. Each record and report was assessed by one reviewer</w:t>
      </w:r>
      <w:ins w:id="69" w:author="English Editor" w:date="2026-10-22T06:32:00Z" w16du:dateUtc="2026-10-22T10:32:00Z">
        <w:r w:rsidR="007966C7">
          <w:rPr>
            <w:szCs w:val="20"/>
            <w14:ligatures w14:val="standardContextual"/>
          </w:rPr>
          <w:t>,</w:t>
        </w:r>
      </w:ins>
      <w:r w:rsidRPr="009F6991">
        <w:rPr>
          <w:szCs w:val="20"/>
          <w14:ligatures w14:val="standardContextual"/>
        </w:rPr>
        <w:t xml:space="preserve"> and every decision was verified by a second reviewer against the source record; the verifier had access to the first reviewer’s decision. Report-stage eligibility decisions were also cross-checked by the review team, with disagreements discussed to consensus. This dependent verification is not equivalent to independent duplicate assessment under AMSTAR 2 item 5: it can propagate initial errors and </w:t>
      </w:r>
      <w:r w:rsidRPr="00AA2CF6">
        <w:rPr>
          <w:szCs w:val="20"/>
          <w14:ligatures w14:val="standardContextual"/>
        </w:rPr>
        <w:lastRenderedPageBreak/>
        <w:t xml:space="preserve">overstate agreement. Paired, independently blinded pre-consensus decisions and reviewer-level adjudication logs are unavailable in the retained archive. Consensus decisions and dependent verification cannot retrospectively establish independent inter-rater reliability; no independent disagreement rate or Cohen’s κ is reported. No automation tool excluded records. When several exclusion reasons applied, a hierarchy specified during the review (publication type, population, index measurement, temporality/outcome, and analysis type) determined the principal reason. Excluded reports that might appear eligible are listed with reasons in Supplementary Table </w:t>
      </w:r>
      <w:r w:rsidRPr="009F6991">
        <w:rPr>
          <w:szCs w:val="20"/>
          <w14:ligatures w14:val="standardContextual"/>
        </w:rPr>
        <w:t>S4.</w:t>
      </w:r>
    </w:p>
    <w:p w14:paraId="5990939C" w14:textId="76E5E639" w:rsidR="00C8142B" w:rsidRPr="009F6991" w:rsidRDefault="001D7585">
      <w:pPr>
        <w:pStyle w:val="MDPI31text"/>
        <w:rPr>
          <w:szCs w:val="20"/>
          <w14:ligatures w14:val="standardContextual"/>
        </w:rPr>
      </w:pPr>
      <w:r w:rsidRPr="009F6991">
        <w:rPr>
          <w:szCs w:val="20"/>
          <w14:ligatures w14:val="standardContextual"/>
        </w:rPr>
        <w:t>Complete journal articles were sought through publisher websites, institutional subscriptions, and open-access or institutional repositories. Eleven reports could not be retrieved in any form sufficient to judge eligibility and were not assessed (Figure 1). Ten further reports were included without complete-article access because indexed or publisher abstracts established temporal separation and individualized performance; directly attributable indexed publisher excerpts additionally verified the Greene 2012 AUC and Mehdizadeh 2021 participant counts. Companion papers, theses, posters and conference abstracts were not substituted for unavailable articles. Extraction was limited to the identified source material, with unavailable details recorded as NR. These 10 reports form a secondary source-access tier: they are flagged throughout, excluded from formal appraisal, and excluded in a performance sensitivity analysis. Table S3 distinguishes verified abstract or publisher</w:t>
      </w:r>
      <w:ins w:id="70" w:author="English Editor" w:date="2026-10-22T10:00:00Z" w16du:dateUtc="2026-10-22T14:00:00Z">
        <w:r w:rsidR="006E35AD">
          <w:rPr>
            <w:szCs w:val="20"/>
            <w14:ligatures w14:val="standardContextual"/>
          </w:rPr>
          <w:t xml:space="preserve"> </w:t>
        </w:r>
      </w:ins>
      <w:del w:id="71" w:author="English Editor" w:date="2026-10-22T10:00:00Z" w16du:dateUtc="2026-10-22T14:00:00Z">
        <w:r w:rsidRPr="009F6991" w:rsidDel="006E35AD">
          <w:rPr>
            <w:szCs w:val="20"/>
            <w14:ligatures w14:val="standardContextual"/>
          </w:rPr>
          <w:delText>-</w:delText>
        </w:r>
      </w:del>
      <w:r w:rsidRPr="009F6991">
        <w:rPr>
          <w:szCs w:val="20"/>
          <w14:ligatures w14:val="standardContextual"/>
        </w:rPr>
        <w:t>excerpt information from details unavailable without the complete article.</w:t>
      </w:r>
    </w:p>
    <w:p w14:paraId="1A7BB572" w14:textId="77777777" w:rsidR="00C8142B" w:rsidRPr="009F6991" w:rsidRDefault="001D7585" w:rsidP="009F6991">
      <w:pPr>
        <w:pStyle w:val="MDPI22heading2"/>
        <w:spacing w:before="240"/>
        <w:rPr>
          <w:noProof w:val="0"/>
          <w:szCs w:val="20"/>
          <w14:ligatures w14:val="standardContextual"/>
        </w:rPr>
      </w:pPr>
      <w:r w:rsidRPr="009F6991">
        <w:rPr>
          <w:noProof w:val="0"/>
          <w:szCs w:val="20"/>
          <w14:ligatures w14:val="standardContextual"/>
        </w:rPr>
        <w:t>2.5. Data Extraction and Management of Overlapping Cohorts</w:t>
      </w:r>
    </w:p>
    <w:p w14:paraId="16EC8DDD" w14:textId="486CAF14" w:rsidR="00C8142B" w:rsidRPr="009F6991" w:rsidRDefault="001D7585">
      <w:pPr>
        <w:pStyle w:val="MDPI31text"/>
        <w:rPr>
          <w:szCs w:val="20"/>
          <w14:ligatures w14:val="standardContextual"/>
        </w:rPr>
      </w:pPr>
      <w:r w:rsidRPr="009F6991">
        <w:rPr>
          <w:szCs w:val="20"/>
          <w14:ligatures w14:val="standardContextual"/>
        </w:rPr>
        <w:t xml:space="preserve">A structured form based on CHARMS [21] captured bibliographic details, setting, age, sample size and number of fallers, outcome definition and ascertainment, prediction horizon, gait task, device and placement, candidate predictors, </w:t>
      </w:r>
      <w:r w:rsidR="00405D77" w:rsidRPr="009F6991">
        <w:rPr>
          <w:szCs w:val="20"/>
          <w14:ligatures w14:val="standardContextual"/>
        </w:rPr>
        <w:t>modeling</w:t>
      </w:r>
      <w:r w:rsidRPr="009F6991">
        <w:rPr>
          <w:szCs w:val="20"/>
          <w14:ligatures w14:val="standardContextual"/>
        </w:rPr>
        <w:t xml:space="preserve"> method, validation method, discrimination, classification and calibration measures, measures of uncertainty, and principal limitations. Extraction was performed by one reviewer and verified in full by a second reviewer who had access to the first extraction, with team cross-checks. This dependent verification does not meet independent duplicate extraction under AMSTAR 2 item 6 and can propagate initial errors; paired independent extraction and adjudication logs are unavailable</w:t>
      </w:r>
      <w:r w:rsidRPr="00A63EF4">
        <w:rPr>
          <w:szCs w:val="20"/>
          <w14:ligatures w14:val="standardContextual"/>
        </w:rPr>
        <w:t>. Supplementary Table S2 identifies the source material used for each report and separately labels derived values; it does not provide a source locator for every cell. Granular page, section and table</w:t>
      </w:r>
      <w:r w:rsidRPr="009F6991">
        <w:rPr>
          <w:szCs w:val="20"/>
          <w14:ligatures w14:val="standardContextual"/>
        </w:rPr>
        <w:t xml:space="preserve">/figure coordinates were not systematically recorded for every extracted field. Source inconsistencies were handled at </w:t>
      </w:r>
      <w:ins w:id="72" w:author="English Editor" w:date="2026-10-22T06:35:00Z" w16du:dateUtc="2026-10-22T10:35:00Z">
        <w:r w:rsidR="004030D3">
          <w:rPr>
            <w:szCs w:val="20"/>
            <w14:ligatures w14:val="standardContextual"/>
          </w:rPr>
          <w:t xml:space="preserve">the </w:t>
        </w:r>
      </w:ins>
      <w:r w:rsidRPr="009F6991">
        <w:rPr>
          <w:szCs w:val="20"/>
          <w14:ligatures w14:val="standardContextual"/>
        </w:rPr>
        <w:t xml:space="preserve">metric level: the reported Kelly cohort total was retained, but incompatible subgroup sums were not combined; Lockhart classification summaries were </w:t>
      </w:r>
      <w:r w:rsidR="00405D77" w:rsidRPr="009F6991">
        <w:rPr>
          <w:szCs w:val="20"/>
          <w14:ligatures w14:val="standardContextual"/>
        </w:rPr>
        <w:t>labeled</w:t>
      </w:r>
      <w:r w:rsidRPr="009F6991">
        <w:rPr>
          <w:szCs w:val="20"/>
          <w14:ligatures w14:val="standardContextual"/>
        </w:rPr>
        <w:t xml:space="preserve"> as repeated-run averages and were not converted into a single confusion matrix; incompatible Marques swing</w:t>
      </w:r>
      <w:del w:id="73" w:author="English Editor" w:date="2026-10-22T06:36:00Z" w16du:dateUtc="2026-10-22T10:36:00Z">
        <w:r w:rsidRPr="009F6991" w:rsidDel="00454048">
          <w:rPr>
            <w:szCs w:val="20"/>
            <w14:ligatures w14:val="standardContextual"/>
          </w:rPr>
          <w:delText>-</w:delText>
        </w:r>
      </w:del>
      <w:ins w:id="74" w:author="English Editor" w:date="2026-10-22T06:36:00Z" w16du:dateUtc="2026-10-22T10:36:00Z">
        <w:r w:rsidR="00454048">
          <w:rPr>
            <w:szCs w:val="20"/>
            <w14:ligatures w14:val="standardContextual"/>
          </w:rPr>
          <w:t xml:space="preserve"> </w:t>
        </w:r>
      </w:ins>
      <w:r w:rsidRPr="009F6991">
        <w:rPr>
          <w:szCs w:val="20"/>
          <w14:ligatures w14:val="standardContextual"/>
        </w:rPr>
        <w:t>time and stride</w:t>
      </w:r>
      <w:del w:id="75" w:author="English Editor" w:date="2026-10-22T06:36:00Z" w16du:dateUtc="2026-10-22T10:36:00Z">
        <w:r w:rsidRPr="009F6991" w:rsidDel="00454048">
          <w:rPr>
            <w:szCs w:val="20"/>
            <w14:ligatures w14:val="standardContextual"/>
          </w:rPr>
          <w:delText>-</w:delText>
        </w:r>
      </w:del>
      <w:ins w:id="76" w:author="English Editor" w:date="2026-10-22T06:36:00Z" w16du:dateUtc="2026-10-22T10:36:00Z">
        <w:r w:rsidR="00454048">
          <w:rPr>
            <w:szCs w:val="20"/>
            <w14:ligatures w14:val="standardContextual"/>
          </w:rPr>
          <w:t xml:space="preserve"> </w:t>
        </w:r>
      </w:ins>
      <w:r w:rsidRPr="009F6991">
        <w:rPr>
          <w:szCs w:val="20"/>
          <w14:ligatures w14:val="standardContextual"/>
        </w:rPr>
        <w:t>length results were excluded from summaries. The Marques stance</w:t>
      </w:r>
      <w:del w:id="77" w:author="English Editor" w:date="2026-10-22T06:36:00Z" w16du:dateUtc="2026-10-22T10:36:00Z">
        <w:r w:rsidRPr="009F6991" w:rsidDel="00A52920">
          <w:rPr>
            <w:szCs w:val="20"/>
            <w14:ligatures w14:val="standardContextual"/>
          </w:rPr>
          <w:delText>-</w:delText>
        </w:r>
      </w:del>
      <w:ins w:id="78" w:author="English Editor" w:date="2026-10-22T06:36:00Z" w16du:dateUtc="2026-10-22T10:36:00Z">
        <w:r w:rsidR="00A52920">
          <w:rPr>
            <w:szCs w:val="20"/>
            <w14:ligatures w14:val="standardContextual"/>
          </w:rPr>
          <w:t xml:space="preserve"> </w:t>
        </w:r>
      </w:ins>
      <w:r w:rsidRPr="009F6991">
        <w:rPr>
          <w:szCs w:val="20"/>
          <w14:ligatures w14:val="standardContextual"/>
        </w:rPr>
        <w:t>time</w:t>
      </w:r>
      <w:del w:id="79" w:author="English Editor" w:date="2026-10-22T06:36:00Z" w16du:dateUtc="2026-10-22T10:36:00Z">
        <w:r w:rsidRPr="009F6991" w:rsidDel="00A52920">
          <w:rPr>
            <w:szCs w:val="20"/>
            <w14:ligatures w14:val="standardContextual"/>
          </w:rPr>
          <w:delText>-</w:delText>
        </w:r>
      </w:del>
      <w:ins w:id="80" w:author="English Editor" w:date="2026-10-22T06:36:00Z" w16du:dateUtc="2026-10-22T10:36:00Z">
        <w:r w:rsidR="00A52920">
          <w:rPr>
            <w:szCs w:val="20"/>
            <w14:ligatures w14:val="standardContextual"/>
          </w:rPr>
          <w:t xml:space="preserve"> </w:t>
        </w:r>
      </w:ins>
      <w:r w:rsidRPr="009F6991">
        <w:rPr>
          <w:szCs w:val="20"/>
          <w14:ligatures w14:val="standardContextual"/>
        </w:rPr>
        <w:t xml:space="preserve">variability AUC was retained as a flagged source estimate, and its influence was examined by excluding that family. Missing information was recorded as not reported (NR), and uncertainty was </w:t>
      </w:r>
      <w:r w:rsidR="00405D77" w:rsidRPr="009F6991">
        <w:rPr>
          <w:szCs w:val="20"/>
          <w14:ligatures w14:val="standardContextual"/>
        </w:rPr>
        <w:t>labeled</w:t>
      </w:r>
      <w:r w:rsidRPr="009F6991">
        <w:rPr>
          <w:szCs w:val="20"/>
          <w14:ligatures w14:val="standardContextual"/>
        </w:rPr>
        <w:t xml:space="preserve"> by its reported type.</w:t>
      </w:r>
    </w:p>
    <w:p w14:paraId="475F773B" w14:textId="2FAC8E2F" w:rsidR="0006267D" w:rsidRPr="009F6991" w:rsidRDefault="008B5FCC" w:rsidP="008B5FCC">
      <w:pPr>
        <w:pStyle w:val="MDPI52figure"/>
      </w:pPr>
      <w:r>
        <w:rPr>
          <w:noProof/>
        </w:rPr>
        <w:lastRenderedPageBreak/>
        <mc:AlternateContent>
          <mc:Choice Requires="wpg">
            <w:drawing>
              <wp:inline distT="0" distB="0" distL="0" distR="0" wp14:anchorId="09D769C2" wp14:editId="7A1235CA">
                <wp:extent cx="6400800" cy="6468008"/>
                <wp:effectExtent l="0" t="0" r="0" b="0"/>
                <wp:docPr id="9099" name="Figure 1 PRISMA 2020" descr="PRISMA 2020 flow diagram: 14,626 database and 41 register records plus 245 records from other methods; 5433 duplicates removed; 9479 records screened, 9127 excluded; 352 reports sought, 11 not retrieved; 341 assessed, 294 excluded with reasons; 47 reports of 37 cohort families included."/>
                <wp:cNvGraphicFramePr/>
                <a:graphic xmlns:a="http://schemas.openxmlformats.org/drawingml/2006/main">
                  <a:graphicData uri="http://schemas.microsoft.com/office/word/2010/wordprocessingGroup">
                    <wpg:wgp>
                      <wpg:cNvGrpSpPr/>
                      <wpg:grpSpPr>
                        <a:xfrm>
                          <a:off x="0" y="0"/>
                          <a:ext cx="6400800" cy="6468008"/>
                          <a:chOff x="0" y="0"/>
                          <a:chExt cx="6400800" cy="6468008"/>
                        </a:xfrm>
                      </wpg:grpSpPr>
                      <wps:wsp>
                        <wps:cNvPr id="9101" name="Shape 9101"/>
                        <wps:cNvSpPr/>
                        <wps:spPr>
                          <a:xfrm>
                            <a:off x="480060" y="64008"/>
                            <a:ext cx="3936492" cy="294437"/>
                          </a:xfrm>
                          <a:prstGeom prst="roundRect">
                            <a:avLst>
                              <a:gd name="adj" fmla="val 18000"/>
                            </a:avLst>
                          </a:prstGeom>
                          <a:solidFill>
                            <a:srgbClr val="F7C948"/>
                          </a:solidFill>
                          <a:ln w="9525">
                            <a:solidFill>
                              <a:srgbClr val="B8860B"/>
                            </a:solidFill>
                          </a:ln>
                        </wps:spPr>
                        <wps:txbx>
                          <w:txbxContent>
                            <w:p w14:paraId="6F4E415F"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Identification of studies via databases and registers</w:t>
                              </w:r>
                            </w:p>
                          </w:txbxContent>
                        </wps:txbx>
                        <wps:bodyPr rot="0" vert="horz" wrap="square" lIns="25603" tIns="12802" rIns="25603" bIns="12802" anchor="ctr" anchorCtr="0">
                          <a:noAutofit/>
                        </wps:bodyPr>
                      </wps:wsp>
                      <wps:wsp>
                        <wps:cNvPr id="9102" name="Shape 9102"/>
                        <wps:cNvSpPr/>
                        <wps:spPr>
                          <a:xfrm>
                            <a:off x="4608576" y="64008"/>
                            <a:ext cx="1760220" cy="294437"/>
                          </a:xfrm>
                          <a:prstGeom prst="roundRect">
                            <a:avLst>
                              <a:gd name="adj" fmla="val 18000"/>
                            </a:avLst>
                          </a:prstGeom>
                          <a:solidFill>
                            <a:srgbClr val="F7C948"/>
                          </a:solidFill>
                          <a:ln w="9525">
                            <a:solidFill>
                              <a:srgbClr val="B8860B"/>
                            </a:solidFill>
                          </a:ln>
                        </wps:spPr>
                        <wps:txbx>
                          <w:txbxContent>
                            <w:p w14:paraId="282ED359"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Identification of studies via other methods</w:t>
                              </w:r>
                            </w:p>
                          </w:txbxContent>
                        </wps:txbx>
                        <wps:bodyPr rot="0" vert="horz" wrap="square" lIns="25603" tIns="12802" rIns="25603" bIns="12802" anchor="ctr" anchorCtr="0">
                          <a:noAutofit/>
                        </wps:bodyPr>
                      </wps:wsp>
                      <wps:wsp>
                        <wps:cNvPr id="9103" name="Shape 9103"/>
                        <wps:cNvSpPr/>
                        <wps:spPr>
                          <a:xfrm>
                            <a:off x="51206" y="499262"/>
                            <a:ext cx="332842" cy="1187988"/>
                          </a:xfrm>
                          <a:prstGeom prst="roundRect">
                            <a:avLst>
                              <a:gd name="adj" fmla="val 22000"/>
                            </a:avLst>
                          </a:prstGeom>
                          <a:solidFill>
                            <a:srgbClr val="9DC3E6"/>
                          </a:solidFill>
                          <a:ln w="9525">
                            <a:solidFill>
                              <a:srgbClr val="2E75B6"/>
                            </a:solidFill>
                          </a:ln>
                        </wps:spPr>
                        <wps:txbx>
                          <w:txbxContent>
                            <w:p w14:paraId="276EBE4C"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Identification</w:t>
                              </w:r>
                            </w:p>
                          </w:txbxContent>
                        </wps:txbx>
                        <wps:bodyPr rot="0" vert="vert270" wrap="square" lIns="12802" tIns="12802" rIns="12802" bIns="12802" anchor="ctr" anchorCtr="0">
                          <a:noAutofit/>
                        </wps:bodyPr>
                      </wps:wsp>
                      <wps:wsp>
                        <wps:cNvPr id="9104" name="Shape 9104"/>
                        <wps:cNvSpPr/>
                        <wps:spPr>
                          <a:xfrm>
                            <a:off x="51206" y="2071299"/>
                            <a:ext cx="332842" cy="3118470"/>
                          </a:xfrm>
                          <a:prstGeom prst="roundRect">
                            <a:avLst>
                              <a:gd name="adj" fmla="val 22000"/>
                            </a:avLst>
                          </a:prstGeom>
                          <a:solidFill>
                            <a:srgbClr val="9DC3E6"/>
                          </a:solidFill>
                          <a:ln w="9525">
                            <a:solidFill>
                              <a:srgbClr val="2E75B6"/>
                            </a:solidFill>
                          </a:ln>
                        </wps:spPr>
                        <wps:txbx>
                          <w:txbxContent>
                            <w:p w14:paraId="5E872F97"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Screening</w:t>
                              </w:r>
                            </w:p>
                          </w:txbxContent>
                        </wps:txbx>
                        <wps:bodyPr rot="0" vert="vert270" wrap="square" lIns="12802" tIns="12802" rIns="12802" bIns="12802" anchor="ctr" anchorCtr="0">
                          <a:noAutofit/>
                        </wps:bodyPr>
                      </wps:wsp>
                      <wps:wsp>
                        <wps:cNvPr id="9105" name="Shape 9105"/>
                        <wps:cNvSpPr/>
                        <wps:spPr>
                          <a:xfrm>
                            <a:off x="51206" y="5445801"/>
                            <a:ext cx="332842" cy="919795"/>
                          </a:xfrm>
                          <a:prstGeom prst="roundRect">
                            <a:avLst>
                              <a:gd name="adj" fmla="val 22000"/>
                            </a:avLst>
                          </a:prstGeom>
                          <a:solidFill>
                            <a:srgbClr val="9DC3E6"/>
                          </a:solidFill>
                          <a:ln w="9525">
                            <a:solidFill>
                              <a:srgbClr val="2E75B6"/>
                            </a:solidFill>
                          </a:ln>
                        </wps:spPr>
                        <wps:txbx>
                          <w:txbxContent>
                            <w:p w14:paraId="0339A6B9"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Included</w:t>
                              </w:r>
                            </w:p>
                          </w:txbxContent>
                        </wps:txbx>
                        <wps:bodyPr rot="0" vert="vert270" wrap="square" lIns="12802" tIns="12802" rIns="12802" bIns="12802" anchor="ctr" anchorCtr="0">
                          <a:noAutofit/>
                        </wps:bodyPr>
                      </wps:wsp>
                      <wps:wsp>
                        <wps:cNvPr id="9106" name="Shape 9106"/>
                        <wps:cNvSpPr/>
                        <wps:spPr>
                          <a:xfrm>
                            <a:off x="480060" y="499262"/>
                            <a:ext cx="1792224" cy="1187988"/>
                          </a:xfrm>
                          <a:prstGeom prst="roundRect">
                            <a:avLst>
                              <a:gd name="adj" fmla="val 5000"/>
                            </a:avLst>
                          </a:prstGeom>
                          <a:solidFill>
                            <a:srgbClr val="FFFFFF"/>
                          </a:solidFill>
                          <a:ln w="9525">
                            <a:solidFill>
                              <a:srgbClr val="000000"/>
                            </a:solidFill>
                          </a:ln>
                        </wps:spPr>
                        <wps:txbx>
                          <w:txbxContent>
                            <w:p w14:paraId="55BDCC24"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identified from:</w:t>
                              </w:r>
                            </w:p>
                            <w:p w14:paraId="6D4D5F1D" w14:textId="6A2C161E"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Databases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14,626)</w:t>
                              </w:r>
                            </w:p>
                            <w:p w14:paraId="4C46CACE" w14:textId="5BCE60B3" w:rsidR="008B5FCC" w:rsidRPr="000F5FE0" w:rsidRDefault="008B5FCC" w:rsidP="008B5FCC">
                              <w:pPr>
                                <w:suppressAutoHyphens/>
                                <w:snapToGrid w:val="0"/>
                                <w:spacing w:line="196" w:lineRule="exact"/>
                                <w:ind w:left="383" w:hanging="101"/>
                                <w:contextualSpacing/>
                                <w:jc w:val="left"/>
                                <w:rPr>
                                  <w:rFonts w:ascii="Arial" w:hAnsi="Arial" w:cs="Arial"/>
                                  <w:sz w:val="16"/>
                                  <w:szCs w:val="16"/>
                                </w:rPr>
                              </w:pPr>
                              <w:r w:rsidRPr="000F5FE0">
                                <w:rPr>
                                  <w:rFonts w:ascii="Arial" w:hAnsi="Arial" w:cs="Arial"/>
                                  <w:sz w:val="16"/>
                                  <w:szCs w:val="16"/>
                                </w:rPr>
                                <w:t>Nine bibliographic databases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14,388)</w:t>
                              </w:r>
                            </w:p>
                            <w:p w14:paraId="52DF10A2" w14:textId="17798888" w:rsidR="008B5FCC" w:rsidRPr="000F5FE0" w:rsidRDefault="008B5FCC" w:rsidP="008B5FCC">
                              <w:pPr>
                                <w:suppressAutoHyphens/>
                                <w:snapToGrid w:val="0"/>
                                <w:spacing w:line="196" w:lineRule="exact"/>
                                <w:ind w:left="383" w:hanging="101"/>
                                <w:contextualSpacing/>
                                <w:jc w:val="left"/>
                                <w:rPr>
                                  <w:rFonts w:ascii="Arial" w:hAnsi="Arial" w:cs="Arial"/>
                                  <w:sz w:val="16"/>
                                  <w:szCs w:val="16"/>
                                </w:rPr>
                              </w:pPr>
                              <w:r w:rsidRPr="000F5FE0">
                                <w:rPr>
                                  <w:rFonts w:ascii="Arial" w:hAnsi="Arial" w:cs="Arial"/>
                                  <w:sz w:val="16"/>
                                  <w:szCs w:val="16"/>
                                </w:rPr>
                                <w:t>Google Scholar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200)</w:t>
                              </w:r>
                            </w:p>
                            <w:p w14:paraId="528E01D9" w14:textId="3EB88425" w:rsidR="008B5FCC" w:rsidRPr="000F5FE0" w:rsidRDefault="008B5FCC" w:rsidP="008B5FCC">
                              <w:pPr>
                                <w:suppressAutoHyphens/>
                                <w:snapToGrid w:val="0"/>
                                <w:spacing w:line="196" w:lineRule="exact"/>
                                <w:ind w:left="383" w:hanging="101"/>
                                <w:contextualSpacing/>
                                <w:jc w:val="left"/>
                                <w:rPr>
                                  <w:rFonts w:ascii="Arial" w:hAnsi="Arial" w:cs="Arial"/>
                                  <w:sz w:val="16"/>
                                  <w:szCs w:val="16"/>
                                </w:rPr>
                              </w:pPr>
                              <w:r w:rsidRPr="000F5FE0">
                                <w:rPr>
                                  <w:rFonts w:ascii="Arial" w:hAnsi="Arial" w:cs="Arial"/>
                                  <w:sz w:val="16"/>
                                  <w:szCs w:val="16"/>
                                </w:rPr>
                                <w:t>ProQuest Dissertations &amp; Theses Global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38)</w:t>
                              </w:r>
                            </w:p>
                            <w:p w14:paraId="2CE9CA5C" w14:textId="541284AA"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Registers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41)</w:t>
                              </w:r>
                            </w:p>
                          </w:txbxContent>
                        </wps:txbx>
                        <wps:bodyPr rot="0" vert="horz" wrap="square" lIns="44806" tIns="25603" rIns="44806" bIns="25603" anchor="ctr" anchorCtr="0">
                          <a:noAutofit/>
                        </wps:bodyPr>
                      </wps:wsp>
                      <wps:wsp>
                        <wps:cNvPr id="9107" name="Shape 9107"/>
                        <wps:cNvSpPr/>
                        <wps:spPr>
                          <a:xfrm>
                            <a:off x="2464308" y="499262"/>
                            <a:ext cx="1952244" cy="1187988"/>
                          </a:xfrm>
                          <a:prstGeom prst="roundRect">
                            <a:avLst>
                              <a:gd name="adj" fmla="val 5000"/>
                            </a:avLst>
                          </a:prstGeom>
                          <a:solidFill>
                            <a:srgbClr val="FFFFFF"/>
                          </a:solidFill>
                          <a:ln w="9525">
                            <a:solidFill>
                              <a:srgbClr val="000000"/>
                            </a:solidFill>
                          </a:ln>
                        </wps:spPr>
                        <wps:txbx>
                          <w:txbxContent>
                            <w:p w14:paraId="2004EDD0"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removed before screening:</w:t>
                              </w:r>
                            </w:p>
                            <w:p w14:paraId="7823F57D" w14:textId="40F4D56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Duplicate records removed, all sources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5433)</w:t>
                              </w:r>
                            </w:p>
                            <w:p w14:paraId="168DADB4" w14:textId="6DA02B58"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Records marked as ineligible by automation tools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0)</w:t>
                              </w:r>
                            </w:p>
                            <w:p w14:paraId="544D9E71" w14:textId="1A4EFDE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Records removed for other reasons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0)</w:t>
                              </w:r>
                            </w:p>
                          </w:txbxContent>
                        </wps:txbx>
                        <wps:bodyPr rot="0" vert="horz" wrap="square" lIns="44806" tIns="25603" rIns="44806" bIns="25603" anchor="ctr" anchorCtr="0">
                          <a:noAutofit/>
                        </wps:bodyPr>
                      </wps:wsp>
                      <wps:wsp>
                        <wps:cNvPr id="9108" name="Shape 9108"/>
                        <wps:cNvSpPr/>
                        <wps:spPr>
                          <a:xfrm>
                            <a:off x="4608576" y="499262"/>
                            <a:ext cx="1760220" cy="1187988"/>
                          </a:xfrm>
                          <a:prstGeom prst="roundRect">
                            <a:avLst>
                              <a:gd name="adj" fmla="val 5000"/>
                            </a:avLst>
                          </a:prstGeom>
                          <a:solidFill>
                            <a:srgbClr val="FFFFFF"/>
                          </a:solidFill>
                          <a:ln w="9525">
                            <a:solidFill>
                              <a:srgbClr val="000000"/>
                            </a:solidFill>
                          </a:ln>
                        </wps:spPr>
                        <wps:txbx>
                          <w:txbxContent>
                            <w:p w14:paraId="40C43CE7"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identified from:</w:t>
                              </w:r>
                            </w:p>
                            <w:p w14:paraId="43613A51" w14:textId="282AA78E"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Citation searching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147)</w:t>
                              </w:r>
                            </w:p>
                            <w:p w14:paraId="04070B73" w14:textId="0872234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Preprint servers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63)</w:t>
                              </w:r>
                            </w:p>
                            <w:p w14:paraId="1D4EDBF9" w14:textId="20E27C50"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Journal hand-searching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29)</w:t>
                              </w:r>
                            </w:p>
                            <w:p w14:paraId="7559A4D6" w14:textId="73907204"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Author contact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6)</w:t>
                              </w:r>
                            </w:p>
                            <w:p w14:paraId="0B15AD97" w14:textId="7B453D69"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Total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245)</w:t>
                              </w:r>
                            </w:p>
                          </w:txbxContent>
                        </wps:txbx>
                        <wps:bodyPr rot="0" vert="horz" wrap="square" lIns="44806" tIns="25603" rIns="44806" bIns="25603" anchor="ctr" anchorCtr="0">
                          <a:noAutofit/>
                        </wps:bodyPr>
                      </wps:wsp>
                      <wps:wsp>
                        <wps:cNvPr id="9109" name="Shape 9109"/>
                        <wps:cNvSpPr/>
                        <wps:spPr>
                          <a:xfrm>
                            <a:off x="480060" y="2071299"/>
                            <a:ext cx="1792224" cy="383408"/>
                          </a:xfrm>
                          <a:prstGeom prst="roundRect">
                            <a:avLst>
                              <a:gd name="adj" fmla="val 5000"/>
                            </a:avLst>
                          </a:prstGeom>
                          <a:solidFill>
                            <a:srgbClr val="FFFFFF"/>
                          </a:solidFill>
                          <a:ln w="9525">
                            <a:solidFill>
                              <a:srgbClr val="000000"/>
                            </a:solidFill>
                          </a:ln>
                        </wps:spPr>
                        <wps:txbx>
                          <w:txbxContent>
                            <w:p w14:paraId="59B13978"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screened</w:t>
                              </w:r>
                            </w:p>
                            <w:p w14:paraId="7EF69299" w14:textId="4C36A53F"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9479)</w:t>
                              </w:r>
                            </w:p>
                          </w:txbxContent>
                        </wps:txbx>
                        <wps:bodyPr rot="0" vert="horz" wrap="square" lIns="44806" tIns="25603" rIns="44806" bIns="25603" anchor="ctr" anchorCtr="0">
                          <a:noAutofit/>
                        </wps:bodyPr>
                      </wps:wsp>
                      <wps:wsp>
                        <wps:cNvPr id="9110" name="Shape 9110"/>
                        <wps:cNvSpPr/>
                        <wps:spPr>
                          <a:xfrm>
                            <a:off x="2464308" y="2071299"/>
                            <a:ext cx="1952244" cy="383408"/>
                          </a:xfrm>
                          <a:prstGeom prst="roundRect">
                            <a:avLst>
                              <a:gd name="adj" fmla="val 5000"/>
                            </a:avLst>
                          </a:prstGeom>
                          <a:solidFill>
                            <a:srgbClr val="FFFFFF"/>
                          </a:solidFill>
                          <a:ln w="9525">
                            <a:solidFill>
                              <a:srgbClr val="000000"/>
                            </a:solidFill>
                          </a:ln>
                        </wps:spPr>
                        <wps:txbx>
                          <w:txbxContent>
                            <w:p w14:paraId="5462E7E6"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excluded</w:t>
                              </w:r>
                            </w:p>
                            <w:p w14:paraId="7167472E" w14:textId="48CFB493"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9127)</w:t>
                              </w:r>
                            </w:p>
                          </w:txbxContent>
                        </wps:txbx>
                        <wps:bodyPr rot="0" vert="horz" wrap="square" lIns="44806" tIns="25603" rIns="44806" bIns="25603" anchor="ctr" anchorCtr="0">
                          <a:noAutofit/>
                        </wps:bodyPr>
                      </wps:wsp>
                      <wps:wsp>
                        <wps:cNvPr id="9111" name="Shape 9111"/>
                        <wps:cNvSpPr/>
                        <wps:spPr>
                          <a:xfrm>
                            <a:off x="480060" y="2633929"/>
                            <a:ext cx="1792224" cy="383408"/>
                          </a:xfrm>
                          <a:prstGeom prst="roundRect">
                            <a:avLst>
                              <a:gd name="adj" fmla="val 5000"/>
                            </a:avLst>
                          </a:prstGeom>
                          <a:solidFill>
                            <a:srgbClr val="FFFFFF"/>
                          </a:solidFill>
                          <a:ln w="9525">
                            <a:solidFill>
                              <a:srgbClr val="000000"/>
                            </a:solidFill>
                          </a:ln>
                        </wps:spPr>
                        <wps:txbx>
                          <w:txbxContent>
                            <w:p w14:paraId="2222ADBE"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sought for retrieval</w:t>
                              </w:r>
                            </w:p>
                            <w:p w14:paraId="27701995" w14:textId="553F5881"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352)</w:t>
                              </w:r>
                            </w:p>
                          </w:txbxContent>
                        </wps:txbx>
                        <wps:bodyPr rot="0" vert="horz" wrap="square" lIns="44806" tIns="25603" rIns="44806" bIns="25603" anchor="ctr" anchorCtr="0">
                          <a:noAutofit/>
                        </wps:bodyPr>
                      </wps:wsp>
                      <wps:wsp>
                        <wps:cNvPr id="9112" name="Shape 9112"/>
                        <wps:cNvSpPr/>
                        <wps:spPr>
                          <a:xfrm>
                            <a:off x="2464308" y="2633929"/>
                            <a:ext cx="1952244" cy="383408"/>
                          </a:xfrm>
                          <a:prstGeom prst="roundRect">
                            <a:avLst>
                              <a:gd name="adj" fmla="val 5000"/>
                            </a:avLst>
                          </a:prstGeom>
                          <a:solidFill>
                            <a:srgbClr val="FFFFFF"/>
                          </a:solidFill>
                          <a:ln w="9525">
                            <a:solidFill>
                              <a:srgbClr val="000000"/>
                            </a:solidFill>
                          </a:ln>
                        </wps:spPr>
                        <wps:txbx>
                          <w:txbxContent>
                            <w:p w14:paraId="12922E84"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not retrieved</w:t>
                              </w:r>
                            </w:p>
                            <w:p w14:paraId="0D0F3913" w14:textId="2F681FCF"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11)</w:t>
                              </w:r>
                            </w:p>
                          </w:txbxContent>
                        </wps:txbx>
                        <wps:bodyPr rot="0" vert="horz" wrap="square" lIns="44806" tIns="25603" rIns="44806" bIns="25603" anchor="ctr" anchorCtr="0">
                          <a:noAutofit/>
                        </wps:bodyPr>
                      </wps:wsp>
                      <wps:wsp>
                        <wps:cNvPr id="9113" name="Shape 9113"/>
                        <wps:cNvSpPr/>
                        <wps:spPr>
                          <a:xfrm>
                            <a:off x="480060" y="3933292"/>
                            <a:ext cx="1792224" cy="518465"/>
                          </a:xfrm>
                          <a:prstGeom prst="roundRect">
                            <a:avLst>
                              <a:gd name="adj" fmla="val 5000"/>
                            </a:avLst>
                          </a:prstGeom>
                          <a:solidFill>
                            <a:srgbClr val="FFFFFF"/>
                          </a:solidFill>
                          <a:ln w="9525">
                            <a:solidFill>
                              <a:srgbClr val="000000"/>
                            </a:solidFill>
                          </a:ln>
                        </wps:spPr>
                        <wps:txbx>
                          <w:txbxContent>
                            <w:p w14:paraId="1C0D4D72"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assessed for eligibility</w:t>
                              </w:r>
                            </w:p>
                            <w:p w14:paraId="4560C317" w14:textId="107F4114"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341), including 10 assessed without complete-article access</w:t>
                              </w:r>
                            </w:p>
                          </w:txbxContent>
                        </wps:txbx>
                        <wps:bodyPr rot="0" vert="horz" wrap="square" lIns="44806" tIns="25603" rIns="44806" bIns="25603" anchor="ctr" anchorCtr="0">
                          <a:noAutofit/>
                        </wps:bodyPr>
                      </wps:wsp>
                      <wps:wsp>
                        <wps:cNvPr id="9114" name="Shape 9114"/>
                        <wps:cNvSpPr/>
                        <wps:spPr>
                          <a:xfrm>
                            <a:off x="2464308" y="3196560"/>
                            <a:ext cx="1952244" cy="1992569"/>
                          </a:xfrm>
                          <a:prstGeom prst="roundRect">
                            <a:avLst>
                              <a:gd name="adj" fmla="val 5000"/>
                            </a:avLst>
                          </a:prstGeom>
                          <a:solidFill>
                            <a:srgbClr val="FFFFFF"/>
                          </a:solidFill>
                          <a:ln w="9525">
                            <a:solidFill>
                              <a:srgbClr val="000000"/>
                            </a:solidFill>
                          </a:ln>
                        </wps:spPr>
                        <wps:txbx>
                          <w:txbxContent>
                            <w:p w14:paraId="2C29176F" w14:textId="731B2DF5"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excluded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294):</w:t>
                              </w:r>
                            </w:p>
                            <w:p w14:paraId="3F74BB24" w14:textId="1E0515E2"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No prospective fall outcome or temporal separation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99)</w:t>
                              </w:r>
                            </w:p>
                            <w:p w14:paraId="7C3C284B" w14:textId="6E05810B"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Fall detection or event recognition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53)</w:t>
                              </w:r>
                            </w:p>
                            <w:p w14:paraId="2AE2CBBE" w14:textId="7C1E820E"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No individualized performance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44)</w:t>
                              </w:r>
                            </w:p>
                            <w:p w14:paraId="59AF13A9" w14:textId="651BE071"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No sensor-derived gait predictor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35)</w:t>
                              </w:r>
                            </w:p>
                            <w:p w14:paraId="2C9219DB" w14:textId="1F74DEBB"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Age criterion not met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27)</w:t>
                              </w:r>
                            </w:p>
                            <w:p w14:paraId="7BF6A9C4" w14:textId="05A102B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Ineligible publication type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20)</w:t>
                              </w:r>
                            </w:p>
                            <w:p w14:paraId="40DBC1C9" w14:textId="5541862D"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Simulated or synthetic fall data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10)</w:t>
                              </w:r>
                            </w:p>
                            <w:p w14:paraId="49A5FFFB" w14:textId="43A55DC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Duplicate report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6)</w:t>
                              </w:r>
                            </w:p>
                          </w:txbxContent>
                        </wps:txbx>
                        <wps:bodyPr rot="0" vert="horz" wrap="square" lIns="44806" tIns="25603" rIns="44806" bIns="25603" anchor="ctr" anchorCtr="0">
                          <a:noAutofit/>
                        </wps:bodyPr>
                      </wps:wsp>
                      <wps:wsp>
                        <wps:cNvPr id="9115" name="Shape 9115"/>
                        <wps:cNvSpPr/>
                        <wps:spPr>
                          <a:xfrm>
                            <a:off x="480060" y="5445801"/>
                            <a:ext cx="1792224" cy="919795"/>
                          </a:xfrm>
                          <a:prstGeom prst="roundRect">
                            <a:avLst>
                              <a:gd name="adj" fmla="val 5000"/>
                            </a:avLst>
                          </a:prstGeom>
                          <a:solidFill>
                            <a:srgbClr val="FFFFFF"/>
                          </a:solidFill>
                          <a:ln w="9525">
                            <a:solidFill>
                              <a:srgbClr val="000000"/>
                            </a:solidFill>
                          </a:ln>
                        </wps:spPr>
                        <wps:txbx>
                          <w:txbxContent>
                            <w:p w14:paraId="005A105C"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Studies included in review</w:t>
                              </w:r>
                            </w:p>
                            <w:p w14:paraId="1A325A8A" w14:textId="6AEC312F"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37 cohort families)</w:t>
                              </w:r>
                            </w:p>
                            <w:p w14:paraId="18C80DB2" w14:textId="113C9666"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of included studies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47):</w:t>
                              </w:r>
                            </w:p>
                            <w:p w14:paraId="4DC211ED" w14:textId="13FC3971"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Complete articles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37)</w:t>
                              </w:r>
                            </w:p>
                            <w:p w14:paraId="2936A033" w14:textId="0D18AEE1"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Assessed without complete-article access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10)</w:t>
                              </w:r>
                            </w:p>
                          </w:txbxContent>
                        </wps:txbx>
                        <wps:bodyPr rot="0" vert="horz" wrap="square" lIns="44806" tIns="25603" rIns="44806" bIns="25603" anchor="ctr" anchorCtr="0">
                          <a:noAutofit/>
                        </wps:bodyPr>
                      </wps:wsp>
                      <wps:wsp>
                        <wps:cNvPr id="9116" name="Line 9116"/>
                        <wps:cNvCnPr/>
                        <wps:spPr>
                          <a:xfrm>
                            <a:off x="2272284" y="1093257"/>
                            <a:ext cx="192024" cy="0"/>
                          </a:xfrm>
                          <a:prstGeom prst="straightConnector1">
                            <a:avLst/>
                          </a:prstGeom>
                          <a:noFill/>
                          <a:ln w="12700">
                            <a:solidFill>
                              <a:srgbClr val="000000"/>
                            </a:solidFill>
                            <a:tailEnd type="triangle" w="med" len="med"/>
                          </a:ln>
                        </wps:spPr>
                        <wps:bodyPr/>
                      </wps:wsp>
                      <wps:wsp>
                        <wps:cNvPr id="9117" name="Line 9117"/>
                        <wps:cNvCnPr/>
                        <wps:spPr>
                          <a:xfrm>
                            <a:off x="5488686" y="1687251"/>
                            <a:ext cx="0" cy="192024"/>
                          </a:xfrm>
                          <a:prstGeom prst="straightConnector1">
                            <a:avLst/>
                          </a:prstGeom>
                          <a:noFill/>
                          <a:ln w="12700">
                            <a:solidFill>
                              <a:srgbClr val="000000"/>
                            </a:solidFill>
                          </a:ln>
                        </wps:spPr>
                        <wps:bodyPr/>
                      </wps:wsp>
                      <wps:wsp>
                        <wps:cNvPr id="9118" name="Line 9118"/>
                        <wps:cNvCnPr/>
                        <wps:spPr>
                          <a:xfrm flipH="1">
                            <a:off x="1376172" y="1879275"/>
                            <a:ext cx="4112514" cy="0"/>
                          </a:xfrm>
                          <a:prstGeom prst="straightConnector1">
                            <a:avLst/>
                          </a:prstGeom>
                          <a:noFill/>
                          <a:ln w="12700">
                            <a:solidFill>
                              <a:srgbClr val="000000"/>
                            </a:solidFill>
                          </a:ln>
                        </wps:spPr>
                        <wps:bodyPr/>
                      </wps:wsp>
                      <wps:wsp>
                        <wps:cNvPr id="9119" name="Line 9119"/>
                        <wps:cNvCnPr/>
                        <wps:spPr>
                          <a:xfrm>
                            <a:off x="1376172" y="1687251"/>
                            <a:ext cx="0" cy="384048"/>
                          </a:xfrm>
                          <a:prstGeom prst="straightConnector1">
                            <a:avLst/>
                          </a:prstGeom>
                          <a:noFill/>
                          <a:ln w="12700">
                            <a:solidFill>
                              <a:srgbClr val="000000"/>
                            </a:solidFill>
                            <a:tailEnd type="triangle" w="med" len="med"/>
                          </a:ln>
                        </wps:spPr>
                        <wps:bodyPr/>
                      </wps:wsp>
                      <wps:wsp>
                        <wps:cNvPr id="9120" name="Line 9120"/>
                        <wps:cNvCnPr/>
                        <wps:spPr>
                          <a:xfrm>
                            <a:off x="2272284" y="2263003"/>
                            <a:ext cx="192024" cy="0"/>
                          </a:xfrm>
                          <a:prstGeom prst="straightConnector1">
                            <a:avLst/>
                          </a:prstGeom>
                          <a:noFill/>
                          <a:ln w="12700">
                            <a:solidFill>
                              <a:srgbClr val="000000"/>
                            </a:solidFill>
                            <a:tailEnd type="triangle" w="med" len="med"/>
                          </a:ln>
                        </wps:spPr>
                        <wps:bodyPr/>
                      </wps:wsp>
                      <wps:wsp>
                        <wps:cNvPr id="9121" name="Line 9121"/>
                        <wps:cNvCnPr/>
                        <wps:spPr>
                          <a:xfrm>
                            <a:off x="1376172" y="2454707"/>
                            <a:ext cx="0" cy="179222"/>
                          </a:xfrm>
                          <a:prstGeom prst="straightConnector1">
                            <a:avLst/>
                          </a:prstGeom>
                          <a:noFill/>
                          <a:ln w="12700">
                            <a:solidFill>
                              <a:srgbClr val="000000"/>
                            </a:solidFill>
                            <a:tailEnd type="triangle" w="med" len="med"/>
                          </a:ln>
                        </wps:spPr>
                        <wps:bodyPr/>
                      </wps:wsp>
                      <wps:wsp>
                        <wps:cNvPr id="9122" name="Line 9122"/>
                        <wps:cNvCnPr/>
                        <wps:spPr>
                          <a:xfrm>
                            <a:off x="2272284" y="2825633"/>
                            <a:ext cx="192024" cy="0"/>
                          </a:xfrm>
                          <a:prstGeom prst="straightConnector1">
                            <a:avLst/>
                          </a:prstGeom>
                          <a:noFill/>
                          <a:ln w="12700">
                            <a:solidFill>
                              <a:srgbClr val="000000"/>
                            </a:solidFill>
                            <a:tailEnd type="triangle" w="med" len="med"/>
                          </a:ln>
                        </wps:spPr>
                        <wps:bodyPr/>
                      </wps:wsp>
                      <wps:wsp>
                        <wps:cNvPr id="9123" name="Line 9123"/>
                        <wps:cNvCnPr/>
                        <wps:spPr>
                          <a:xfrm>
                            <a:off x="1376172" y="3017337"/>
                            <a:ext cx="0" cy="915954"/>
                          </a:xfrm>
                          <a:prstGeom prst="straightConnector1">
                            <a:avLst/>
                          </a:prstGeom>
                          <a:noFill/>
                          <a:ln w="12700">
                            <a:solidFill>
                              <a:srgbClr val="000000"/>
                            </a:solidFill>
                            <a:tailEnd type="triangle" w="med" len="med"/>
                          </a:ln>
                        </wps:spPr>
                        <wps:bodyPr/>
                      </wps:wsp>
                      <wps:wsp>
                        <wps:cNvPr id="9124" name="Line 9124"/>
                        <wps:cNvCnPr/>
                        <wps:spPr>
                          <a:xfrm>
                            <a:off x="2272284" y="4192524"/>
                            <a:ext cx="192024" cy="0"/>
                          </a:xfrm>
                          <a:prstGeom prst="straightConnector1">
                            <a:avLst/>
                          </a:prstGeom>
                          <a:noFill/>
                          <a:ln w="12700">
                            <a:solidFill>
                              <a:srgbClr val="000000"/>
                            </a:solidFill>
                            <a:tailEnd type="triangle" w="med" len="med"/>
                          </a:ln>
                        </wps:spPr>
                        <wps:bodyPr/>
                      </wps:wsp>
                      <wps:wsp>
                        <wps:cNvPr id="9125" name="Line 9125"/>
                        <wps:cNvCnPr/>
                        <wps:spPr>
                          <a:xfrm>
                            <a:off x="1376172" y="4451756"/>
                            <a:ext cx="0" cy="994044"/>
                          </a:xfrm>
                          <a:prstGeom prst="straightConnector1">
                            <a:avLst/>
                          </a:prstGeom>
                          <a:noFill/>
                          <a:ln w="12700">
                            <a:solidFill>
                              <a:srgbClr val="000000"/>
                            </a:solidFill>
                            <a:tailEnd type="triangle" w="med" len="med"/>
                          </a:ln>
                        </wps:spPr>
                        <wps:bodyPr/>
                      </wps:wsp>
                    </wpg:wgp>
                  </a:graphicData>
                </a:graphic>
              </wp:inline>
            </w:drawing>
          </mc:Choice>
          <mc:Fallback>
            <w:pict>
              <v:group w14:anchorId="09D769C2" id="Figure 1 PRISMA 2020" o:spid="_x0000_s1026" alt="PRISMA 2020 flow diagram: 14,626 database and 41 register records plus 245 records from other methods; 5433 duplicates removed; 9479 records screened, 9127 excluded; 352 reports sought, 11 not retrieved; 341 assessed, 294 excluded with reasons; 47 reports of 37 cohort families included." style="width:7in;height:509.3pt;mso-position-horizontal-relative:char;mso-position-vertical-relative:line" coordsize="64008,6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">
                <v:roundrect id="Shape 9101" o:spid="_x0000_s1027" style="position:absolute;left:4800;top:640;width:39365;height:2944;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" fillcolor="#f7c948" strokecolor="#b8860b">
                  <v:textbox inset=".71119mm,.35561mm,.71119mm,.35561mm">
                    <w:txbxContent>
                      <w:p w14:paraId="6F4E415F"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Identification of studies via databases and registers</w:t>
                        </w:r>
                      </w:p>
                    </w:txbxContent>
                  </v:textbox>
                </v:roundrect>
                <v:roundrect id="Shape 9102" o:spid="_x0000_s1028" style="position:absolute;left:46085;top:640;width:17602;height:2944;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" fillcolor="#f7c948" strokecolor="#b8860b">
                  <v:textbox inset=".71119mm,.35561mm,.71119mm,.35561mm">
                    <w:txbxContent>
                      <w:p w14:paraId="282ED359"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Identification of studies via other methods</w:t>
                        </w:r>
                      </w:p>
                    </w:txbxContent>
                  </v:textbox>
                </v:roundrect>
                <v:roundrect id="Shape 9103" o:spid="_x0000_s1029" style="position:absolute;left:512;top:4992;width:3328;height:11880;visibility:visible;mso-wrap-style:square;v-text-anchor:middle" arcsize="1441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" fillcolor="#9dc3e6" strokecolor="#2e75b6">
                  <v:textbox style="layout-flow:vertical;mso-layout-flow-alt:bottom-to-top" inset=".35561mm,.35561mm,.35561mm,.35561mm">
                    <w:txbxContent>
                      <w:p w14:paraId="276EBE4C"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Identification</w:t>
                        </w:r>
                      </w:p>
                    </w:txbxContent>
                  </v:textbox>
                </v:roundrect>
                <v:roundrect id="Shape 9104" o:spid="_x0000_s1030" style="position:absolute;left:512;top:20712;width:3328;height:31185;visibility:visible;mso-wrap-style:square;v-text-anchor:middle" arcsize="1441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" fillcolor="#9dc3e6" strokecolor="#2e75b6">
                  <v:textbox style="layout-flow:vertical;mso-layout-flow-alt:bottom-to-top" inset=".35561mm,.35561mm,.35561mm,.35561mm">
                    <w:txbxContent>
                      <w:p w14:paraId="5E872F97"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Screening</w:t>
                        </w:r>
                      </w:p>
                    </w:txbxContent>
                  </v:textbox>
                </v:roundrect>
                <v:roundrect id="Shape 9105" o:spid="_x0000_s1031" style="position:absolute;left:512;top:54458;width:3328;height:9197;visibility:visible;mso-wrap-style:square;v-text-anchor:middle" arcsize="1441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" fillcolor="#9dc3e6" strokecolor="#2e75b6">
                  <v:textbox style="layout-flow:vertical;mso-layout-flow-alt:bottom-to-top" inset=".35561mm,.35561mm,.35561mm,.35561mm">
                    <w:txbxContent>
                      <w:p w14:paraId="0339A6B9" w14:textId="77777777" w:rsidR="008B5FCC" w:rsidRPr="000F5FE0" w:rsidRDefault="008B5FCC" w:rsidP="008B5FCC">
                        <w:pPr>
                          <w:suppressAutoHyphens/>
                          <w:snapToGrid w:val="0"/>
                          <w:spacing w:line="196" w:lineRule="exact"/>
                          <w:contextualSpacing/>
                          <w:jc w:val="center"/>
                          <w:rPr>
                            <w:rFonts w:ascii="Arial" w:hAnsi="Arial" w:cs="Arial"/>
                            <w:b/>
                            <w:bCs/>
                            <w:sz w:val="17"/>
                            <w:szCs w:val="17"/>
                          </w:rPr>
                        </w:pPr>
                        <w:r w:rsidRPr="000F5FE0">
                          <w:rPr>
                            <w:rFonts w:ascii="Arial" w:hAnsi="Arial" w:cs="Arial"/>
                            <w:b/>
                            <w:bCs/>
                            <w:sz w:val="17"/>
                            <w:szCs w:val="17"/>
                          </w:rPr>
                          <w:t>Included</w:t>
                        </w:r>
                      </w:p>
                    </w:txbxContent>
                  </v:textbox>
                </v:roundrect>
                <v:roundrect id="Shape 9106" o:spid="_x0000_s1032" style="position:absolute;left:4800;top:4992;width:17922;height:11880;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">
                  <v:textbox inset="1.2446mm,.71119mm,1.2446mm,.71119mm">
                    <w:txbxContent>
                      <w:p w14:paraId="55BDCC24"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identified from:</w:t>
                        </w:r>
                      </w:p>
                      <w:p w14:paraId="6D4D5F1D" w14:textId="6A2C161E"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Databases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14,626)</w:t>
                        </w:r>
                      </w:p>
                      <w:p w14:paraId="4C46CACE" w14:textId="5BCE60B3" w:rsidR="008B5FCC" w:rsidRPr="000F5FE0" w:rsidRDefault="008B5FCC" w:rsidP="008B5FCC">
                        <w:pPr>
                          <w:suppressAutoHyphens/>
                          <w:snapToGrid w:val="0"/>
                          <w:spacing w:line="196" w:lineRule="exact"/>
                          <w:ind w:left="383" w:hanging="101"/>
                          <w:contextualSpacing/>
                          <w:jc w:val="left"/>
                          <w:rPr>
                            <w:rFonts w:ascii="Arial" w:hAnsi="Arial" w:cs="Arial"/>
                            <w:sz w:val="16"/>
                            <w:szCs w:val="16"/>
                          </w:rPr>
                        </w:pPr>
                        <w:r w:rsidRPr="000F5FE0">
                          <w:rPr>
                            <w:rFonts w:ascii="Arial" w:hAnsi="Arial" w:cs="Arial"/>
                            <w:sz w:val="16"/>
                            <w:szCs w:val="16"/>
                          </w:rPr>
                          <w:t>Nine bibliographic databases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14,388)</w:t>
                        </w:r>
                      </w:p>
                      <w:p w14:paraId="52DF10A2" w14:textId="17798888" w:rsidR="008B5FCC" w:rsidRPr="000F5FE0" w:rsidRDefault="008B5FCC" w:rsidP="008B5FCC">
                        <w:pPr>
                          <w:suppressAutoHyphens/>
                          <w:snapToGrid w:val="0"/>
                          <w:spacing w:line="196" w:lineRule="exact"/>
                          <w:ind w:left="383" w:hanging="101"/>
                          <w:contextualSpacing/>
                          <w:jc w:val="left"/>
                          <w:rPr>
                            <w:rFonts w:ascii="Arial" w:hAnsi="Arial" w:cs="Arial"/>
                            <w:sz w:val="16"/>
                            <w:szCs w:val="16"/>
                          </w:rPr>
                        </w:pPr>
                        <w:r w:rsidRPr="000F5FE0">
                          <w:rPr>
                            <w:rFonts w:ascii="Arial" w:hAnsi="Arial" w:cs="Arial"/>
                            <w:sz w:val="16"/>
                            <w:szCs w:val="16"/>
                          </w:rPr>
                          <w:t>Google Scholar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200)</w:t>
                        </w:r>
                      </w:p>
                      <w:p w14:paraId="528E01D9" w14:textId="3EB88425" w:rsidR="008B5FCC" w:rsidRPr="000F5FE0" w:rsidRDefault="008B5FCC" w:rsidP="008B5FCC">
                        <w:pPr>
                          <w:suppressAutoHyphens/>
                          <w:snapToGrid w:val="0"/>
                          <w:spacing w:line="196" w:lineRule="exact"/>
                          <w:ind w:left="383" w:hanging="101"/>
                          <w:contextualSpacing/>
                          <w:jc w:val="left"/>
                          <w:rPr>
                            <w:rFonts w:ascii="Arial" w:hAnsi="Arial" w:cs="Arial"/>
                            <w:sz w:val="16"/>
                            <w:szCs w:val="16"/>
                          </w:rPr>
                        </w:pPr>
                        <w:r w:rsidRPr="000F5FE0">
                          <w:rPr>
                            <w:rFonts w:ascii="Arial" w:hAnsi="Arial" w:cs="Arial"/>
                            <w:sz w:val="16"/>
                            <w:szCs w:val="16"/>
                          </w:rPr>
                          <w:t>ProQuest Dissertations &amp; Theses Global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38)</w:t>
                        </w:r>
                      </w:p>
                      <w:p w14:paraId="2CE9CA5C" w14:textId="541284AA"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Registers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41)</w:t>
                        </w:r>
                      </w:p>
                    </w:txbxContent>
                  </v:textbox>
                </v:roundrect>
                <v:roundrect id="Shape 9107" o:spid="_x0000_s1033" style="position:absolute;left:24643;top:4992;width:19522;height:11880;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">
                  <v:textbox inset="1.2446mm,.71119mm,1.2446mm,.71119mm">
                    <w:txbxContent>
                      <w:p w14:paraId="2004EDD0"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removed before screening:</w:t>
                        </w:r>
                      </w:p>
                      <w:p w14:paraId="7823F57D" w14:textId="40F4D56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Duplicate records removed, all sources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5433)</w:t>
                        </w:r>
                      </w:p>
                      <w:p w14:paraId="168DADB4" w14:textId="6DA02B58"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Records marked as ineligible by automation tools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0)</w:t>
                        </w:r>
                      </w:p>
                      <w:p w14:paraId="544D9E71" w14:textId="1A4EFDE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Records removed for other reasons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0)</w:t>
                        </w:r>
                      </w:p>
                    </w:txbxContent>
                  </v:textbox>
                </v:roundrect>
                <v:roundrect id="Shape 9108" o:spid="_x0000_s1034" style="position:absolute;left:46085;top:4992;width:17602;height:11880;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">
                  <v:textbox inset="1.2446mm,.71119mm,1.2446mm,.71119mm">
                    <w:txbxContent>
                      <w:p w14:paraId="40C43CE7"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identified from:</w:t>
                        </w:r>
                      </w:p>
                      <w:p w14:paraId="43613A51" w14:textId="282AA78E"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Citation searching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147)</w:t>
                        </w:r>
                      </w:p>
                      <w:p w14:paraId="04070B73" w14:textId="0872234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Preprint servers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63)</w:t>
                        </w:r>
                      </w:p>
                      <w:p w14:paraId="1D4EDBF9" w14:textId="20E27C50"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Journal hand-searching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29)</w:t>
                        </w:r>
                      </w:p>
                      <w:p w14:paraId="7559A4D6" w14:textId="73907204"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Author contact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6)</w:t>
                        </w:r>
                      </w:p>
                      <w:p w14:paraId="0B15AD97" w14:textId="7B453D69"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Total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245)</w:t>
                        </w:r>
                      </w:p>
                    </w:txbxContent>
                  </v:textbox>
                </v:roundrect>
                <v:roundrect id="Shape 9109" o:spid="_x0000_s1035" style="position:absolute;left:4800;top:20712;width:17922;height:3835;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">
                  <v:textbox inset="1.2446mm,.71119mm,1.2446mm,.71119mm">
                    <w:txbxContent>
                      <w:p w14:paraId="59B13978"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screened</w:t>
                        </w:r>
                      </w:p>
                      <w:p w14:paraId="7EF69299" w14:textId="4C36A53F"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9479)</w:t>
                        </w:r>
                      </w:p>
                    </w:txbxContent>
                  </v:textbox>
                </v:roundrect>
                <v:roundrect id="Shape 9110" o:spid="_x0000_s1036" style="position:absolute;left:24643;top:20712;width:19522;height:3835;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">
                  <v:textbox inset="1.2446mm,.71119mm,1.2446mm,.71119mm">
                    <w:txbxContent>
                      <w:p w14:paraId="5462E7E6"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Records excluded</w:t>
                        </w:r>
                      </w:p>
                      <w:p w14:paraId="7167472E" w14:textId="48CFB493"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9127)</w:t>
                        </w:r>
                      </w:p>
                    </w:txbxContent>
                  </v:textbox>
                </v:roundrect>
                <v:roundrect id="Shape 9111" o:spid="_x0000_s1037" style="position:absolute;left:4800;top:26339;width:17922;height:3834;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">
                  <v:textbox inset="1.2446mm,.71119mm,1.2446mm,.71119mm">
                    <w:txbxContent>
                      <w:p w14:paraId="2222ADBE"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sought for retrieval</w:t>
                        </w:r>
                      </w:p>
                      <w:p w14:paraId="27701995" w14:textId="553F5881"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352)</w:t>
                        </w:r>
                      </w:p>
                    </w:txbxContent>
                  </v:textbox>
                </v:roundrect>
                <v:roundrect id="Shape 9112" o:spid="_x0000_s1038" style="position:absolute;left:24643;top:26339;width:19522;height:3834;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">
                  <v:textbox inset="1.2446mm,.71119mm,1.2446mm,.71119mm">
                    <w:txbxContent>
                      <w:p w14:paraId="12922E84"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not retrieved</w:t>
                        </w:r>
                      </w:p>
                      <w:p w14:paraId="0D0F3913" w14:textId="2F681FCF"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11)</w:t>
                        </w:r>
                      </w:p>
                    </w:txbxContent>
                  </v:textbox>
                </v:roundrect>
                <v:roundrect id="Shape 9113" o:spid="_x0000_s1039" style="position:absolute;left:4800;top:39332;width:17922;height:5185;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">
                  <v:textbox inset="1.2446mm,.71119mm,1.2446mm,.71119mm">
                    <w:txbxContent>
                      <w:p w14:paraId="1C0D4D72"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assessed for eligibility</w:t>
                        </w:r>
                      </w:p>
                      <w:p w14:paraId="4560C317" w14:textId="107F4114"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341), including 10 assessed without complete-article access</w:t>
                        </w:r>
                      </w:p>
                    </w:txbxContent>
                  </v:textbox>
                </v:roundrect>
                <v:roundrect id="Shape 9114" o:spid="_x0000_s1040" style="position:absolute;left:24643;top:31965;width:19522;height:19926;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">
                  <v:textbox inset="1.2446mm,.71119mm,1.2446mm,.71119mm">
                    <w:txbxContent>
                      <w:p w14:paraId="2C29176F" w14:textId="731B2DF5"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excluded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294):</w:t>
                        </w:r>
                      </w:p>
                      <w:p w14:paraId="3F74BB24" w14:textId="1E0515E2"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No prospective fall outcome or temporal separation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99)</w:t>
                        </w:r>
                      </w:p>
                      <w:p w14:paraId="7C3C284B" w14:textId="6E05810B"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Fall detection or event recognition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53)</w:t>
                        </w:r>
                      </w:p>
                      <w:p w14:paraId="2AE2CBBE" w14:textId="7C1E820E"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No individualized performance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44)</w:t>
                        </w:r>
                      </w:p>
                      <w:p w14:paraId="59AF13A9" w14:textId="651BE071"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No sensor-derived gait predictor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35)</w:t>
                        </w:r>
                      </w:p>
                      <w:p w14:paraId="2C9219DB" w14:textId="1F74DEBB"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Age criterion not met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27)</w:t>
                        </w:r>
                      </w:p>
                      <w:p w14:paraId="7BF6A9C4" w14:textId="05A102B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Ineligible publication type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20)</w:t>
                        </w:r>
                      </w:p>
                      <w:p w14:paraId="40DBC1C9" w14:textId="5541862D"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Simulated or synthetic fall data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10)</w:t>
                        </w:r>
                      </w:p>
                      <w:p w14:paraId="49A5FFFB" w14:textId="43A55DC3"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Duplicate report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6)</w:t>
                        </w:r>
                      </w:p>
                    </w:txbxContent>
                  </v:textbox>
                </v:roundrect>
                <v:roundrect id="Shape 9115" o:spid="_x0000_s1041" style="position:absolute;left:4800;top:54458;width:17922;height:9197;visibility:visible;mso-wrap-style:square;v-text-anchor:middle" arcsize="32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">
                  <v:textbox inset="1.2446mm,.71119mm,1.2446mm,.71119mm">
                    <w:txbxContent>
                      <w:p w14:paraId="005A105C" w14:textId="77777777"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Studies included in review</w:t>
                        </w:r>
                      </w:p>
                      <w:p w14:paraId="1A325A8A" w14:textId="6AEC312F"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37 cohort families)</w:t>
                        </w:r>
                      </w:p>
                      <w:p w14:paraId="18C80DB2" w14:textId="113C9666" w:rsidR="008B5FCC" w:rsidRPr="000F5FE0" w:rsidRDefault="008B5FCC" w:rsidP="008B5FCC">
                        <w:pPr>
                          <w:suppressAutoHyphens/>
                          <w:snapToGrid w:val="0"/>
                          <w:spacing w:line="196" w:lineRule="exact"/>
                          <w:ind w:left="101" w:hanging="101"/>
                          <w:contextualSpacing/>
                          <w:jc w:val="left"/>
                          <w:rPr>
                            <w:rFonts w:ascii="Arial" w:hAnsi="Arial" w:cs="Arial"/>
                            <w:sz w:val="16"/>
                            <w:szCs w:val="16"/>
                          </w:rPr>
                        </w:pPr>
                        <w:r w:rsidRPr="000F5FE0">
                          <w:rPr>
                            <w:rFonts w:ascii="Arial" w:hAnsi="Arial" w:cs="Arial"/>
                            <w:sz w:val="16"/>
                            <w:szCs w:val="16"/>
                          </w:rPr>
                          <w:t>Reports of included studies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47):</w:t>
                        </w:r>
                      </w:p>
                      <w:p w14:paraId="4DC211ED" w14:textId="13FC3971"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Complete articles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37)</w:t>
                        </w:r>
                      </w:p>
                      <w:p w14:paraId="2936A033" w14:textId="0D18AEE1" w:rsidR="008B5FCC" w:rsidRPr="000F5FE0" w:rsidRDefault="008B5FCC" w:rsidP="008B5FCC">
                        <w:pPr>
                          <w:suppressAutoHyphens/>
                          <w:snapToGrid w:val="0"/>
                          <w:spacing w:line="196" w:lineRule="exact"/>
                          <w:ind w:left="242" w:hanging="101"/>
                          <w:contextualSpacing/>
                          <w:jc w:val="left"/>
                          <w:rPr>
                            <w:rFonts w:ascii="Arial" w:hAnsi="Arial" w:cs="Arial"/>
                            <w:sz w:val="16"/>
                            <w:szCs w:val="16"/>
                          </w:rPr>
                        </w:pPr>
                        <w:r w:rsidRPr="000F5FE0">
                          <w:rPr>
                            <w:rFonts w:ascii="Arial" w:hAnsi="Arial" w:cs="Arial"/>
                            <w:sz w:val="16"/>
                            <w:szCs w:val="16"/>
                          </w:rPr>
                          <w:t>Assessed without complete-article access (n</w:t>
                        </w:r>
                        <w:r w:rsidR="00DE286B" w:rsidRPr="000F5FE0">
                          <w:rPr>
                            <w:rFonts w:ascii="Arial" w:hAnsi="Arial" w:cs="Arial"/>
                            <w:sz w:val="16"/>
                            <w:szCs w:val="16"/>
                          </w:rPr>
                          <w:t xml:space="preserve"> </w:t>
                        </w:r>
                        <w:r w:rsidRPr="000F5FE0">
                          <w:rPr>
                            <w:rFonts w:ascii="Arial" w:hAnsi="Arial" w:cs="Arial"/>
                            <w:sz w:val="16"/>
                            <w:szCs w:val="16"/>
                          </w:rPr>
                          <w:t>=</w:t>
                        </w:r>
                        <w:r w:rsidR="00DE286B" w:rsidRPr="000F5FE0">
                          <w:rPr>
                            <w:rFonts w:ascii="Arial" w:hAnsi="Arial" w:cs="Arial"/>
                            <w:sz w:val="16"/>
                            <w:szCs w:val="16"/>
                          </w:rPr>
                          <w:t xml:space="preserve"> </w:t>
                        </w:r>
                        <w:r w:rsidRPr="000F5FE0">
                          <w:rPr>
                            <w:rFonts w:ascii="Arial" w:hAnsi="Arial" w:cs="Arial"/>
                            <w:sz w:val="16"/>
                            <w:szCs w:val="16"/>
                          </w:rPr>
                          <w:t>10)</w:t>
                        </w:r>
                      </w:p>
                    </w:txbxContent>
                  </v:textbox>
                </v:roundrect>
                <v:shapetype id="_x0000_t32" coordsize="21600,21600" o:spt="32" o:oned="t" path="m,l21600,21600e" filled="f">
                  <v:path arrowok="t" fillok="f" o:connecttype="none"/>
                  <o:lock v:ext="edit" shapetype="t"/>
                </v:shapetype>
                <v:shape id="Line 9116" o:spid="_x0000_s1042" type="#_x0000_t32" style="position:absolute;left:22722;top:10932;width:19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" strokeweight="1pt">
                  <v:stroke endarrow="block"/>
                </v:shape>
                <v:shape id="Line 9117" o:spid="_x0000_s1043" type="#_x0000_t32" style="position:absolute;left:54886;top:16872;width:0;height:19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" strokeweight="1pt"/>
                <v:shape id="Line 9118" o:spid="_x0000_s1044" type="#_x0000_t32" style="position:absolute;left:13761;top:18792;width:41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" strokeweight="1pt"/>
                <v:shape id="Line 9119" o:spid="_x0000_s1045" type="#_x0000_t32" style="position:absolute;left:13761;top:16872;width:0;height:3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" strokeweight="1pt">
                  <v:stroke endarrow="block"/>
                </v:shape>
                <v:shape id="Line 9120" o:spid="_x0000_s1046" type="#_x0000_t32" style="position:absolute;left:22722;top:22630;width:19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" strokeweight="1pt">
                  <v:stroke endarrow="block"/>
                </v:shape>
                <v:shape id="Line 9121" o:spid="_x0000_s1047" type="#_x0000_t32" style="position:absolute;left:13761;top:24547;width:0;height:17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" strokeweight="1pt">
                  <v:stroke endarrow="block"/>
                </v:shape>
                <v:shape id="Line 9122" o:spid="_x0000_s1048" type="#_x0000_t32" style="position:absolute;left:22722;top:28256;width:19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" strokeweight="1pt">
                  <v:stroke endarrow="block"/>
                </v:shape>
                <v:shape id="Line 9123" o:spid="_x0000_s1049" type="#_x0000_t32" style="position:absolute;left:13761;top:30173;width:0;height:9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" strokeweight="1pt">
                  <v:stroke endarrow="block"/>
                </v:shape>
                <v:shape id="Line 9124" o:spid="_x0000_s1050" type="#_x0000_t32" style="position:absolute;left:22722;top:41925;width:19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" strokeweight="1pt">
                  <v:stroke endarrow="block"/>
                </v:shape>
                <v:shape id="Line 9125" o:spid="_x0000_s1051" type="#_x0000_t32" style="position:absolute;left:13761;top:44517;width:0;height:9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" strokeweight="1pt">
                  <v:stroke endarrow="block"/>
                </v:shape>
                <w10:anchorlock/>
              </v:group>
            </w:pict>
          </mc:Fallback>
        </mc:AlternateContent>
      </w:r>
    </w:p>
    <w:p w14:paraId="346DFB1C" w14:textId="77777777" w:rsidR="0006267D" w:rsidRPr="009F6991" w:rsidRDefault="0006267D" w:rsidP="0006267D">
      <w:pPr>
        <w:pStyle w:val="MDPI51figurecaption"/>
        <w:rPr>
          <w:snapToGrid w:val="0"/>
          <w:szCs w:val="18"/>
          <w14:ligatures w14:val="standardContextual"/>
        </w:rPr>
      </w:pPr>
      <w:commentRangeStart w:id="81"/>
      <w:commentRangeStart w:id="82"/>
      <w:r w:rsidRPr="00FA44F2">
        <w:rPr>
          <w:b/>
          <w:snapToGrid w:val="0"/>
          <w:szCs w:val="18"/>
          <w:highlight w:val="yellow"/>
          <w14:ligatures w14:val="standardContextual"/>
        </w:rPr>
        <w:t>Figure 1</w:t>
      </w:r>
      <w:commentRangeEnd w:id="82"/>
      <w:r w:rsidR="00FA44F2" w:rsidRPr="009F6991">
        <w:rPr>
          <w:rStyle w:val="CommentReference"/>
          <w:b/>
          <w:snapToGrid w:val="0"/>
          <w:sz w:val="18"/>
          <w:szCs w:val="18"/>
          <w14:ligatures w14:val="standardContextual"/>
        </w:rPr>
        <w:commentReference w:id="82"/>
      </w:r>
      <w:commentRangeEnd w:id="81"/>
      <w:r w:rsidR="00E83887" w:rsidRPr="009F6991">
        <w:rPr>
          <w:rStyle w:val="CommentReference"/>
          <w:b/>
          <w:snapToGrid w:val="0"/>
          <w:sz w:val="18"/>
          <w:szCs w:val="18"/>
          <w14:ligatures w14:val="standardContextual"/>
        </w:rPr>
        <w:commentReference w:id="81"/>
      </w:r>
      <w:r w:rsidRPr="009F6991">
        <w:rPr>
          <w:b/>
          <w:snapToGrid w:val="0"/>
          <w:szCs w:val="18"/>
          <w14:ligatures w14:val="standardContextual"/>
        </w:rPr>
        <w:t xml:space="preserve">. </w:t>
      </w:r>
      <w:r w:rsidRPr="009F6991">
        <w:rPr>
          <w:snapToGrid w:val="0"/>
          <w:szCs w:val="18"/>
          <w14:ligatures w14:val="standardContextual"/>
        </w:rPr>
        <w:t xml:space="preserve">PRISMA 2020 flow diagram of study selection for the documented original search dataset. Records identified through other methods were deduplicated and screened together with database and register records. Revision rerun counts are not available for </w:t>
      </w:r>
      <w:r w:rsidRPr="008B5FCC">
        <w:rPr>
          <w:snapToGrid w:val="0"/>
          <w:szCs w:val="18"/>
          <w14:ligatures w14:val="standardContextual"/>
        </w:rPr>
        <w:t xml:space="preserve">reconciliation (Section 2.3). The 11 reports not retrieved were not assessed; they are distinct from the 10 included reports </w:t>
      </w:r>
      <w:r w:rsidRPr="009F6991">
        <w:rPr>
          <w:snapToGrid w:val="0"/>
          <w:szCs w:val="18"/>
          <w14:ligatures w14:val="standardContextual"/>
        </w:rPr>
        <w:t>assessed without complete-article access.</w:t>
      </w:r>
    </w:p>
    <w:p w14:paraId="0C0B1AA6" w14:textId="133CDCF3" w:rsidR="00C8142B" w:rsidRPr="009F6991" w:rsidRDefault="001D7585">
      <w:pPr>
        <w:pStyle w:val="MDPI31text"/>
        <w:rPr>
          <w:szCs w:val="20"/>
          <w14:ligatures w14:val="standardContextual"/>
        </w:rPr>
      </w:pPr>
      <w:r w:rsidRPr="009F6991">
        <w:rPr>
          <w:szCs w:val="20"/>
          <w14:ligatures w14:val="standardContextual"/>
        </w:rPr>
        <w:t xml:space="preserve">Participant overlap was assessed from recruitment sites, dates, sample sizes, devices, trial identifiers, author groups, and baseline characteristics. Reports </w:t>
      </w:r>
      <w:r w:rsidRPr="008D1ACA">
        <w:rPr>
          <w:szCs w:val="20"/>
          <w14:ligatures w14:val="standardContextual"/>
        </w:rPr>
        <w:t>sharing participants were assigned to one cohort family and were not treated as independent replications (Supplementary Table S5). Each performance estimate was classified by va</w:t>
      </w:r>
      <w:r w:rsidRPr="009F6991">
        <w:rPr>
          <w:szCs w:val="20"/>
          <w14:ligatures w14:val="standardContextual"/>
        </w:rPr>
        <w:t xml:space="preserve">lidation stage: apparent (performance in the development data); internal validation (participant-level resampling or data splitting); prospective fixed-model evaluation (a previously specified model, rule, or commercial score applied to newly followed participants without refitting); target-sample updating (a model refitted or recalibrated in the evaluation sample); </w:t>
      </w:r>
      <w:r w:rsidRPr="009F6991">
        <w:rPr>
          <w:szCs w:val="20"/>
          <w14:ligatures w14:val="standardContextual"/>
        </w:rPr>
        <w:lastRenderedPageBreak/>
        <w:t>and independent-cohort evaluation (previously published models applied with their original coefficients or cut-offs to non-overlapping participants). We distinguished independent-cohort evaluation of a model from faithful replication of its complete sensor-to-model pipeline, which additionally require</w:t>
      </w:r>
      <w:ins w:id="83" w:author="English Editor" w:date="2026-10-22T06:40:00Z" w16du:dateUtc="2026-10-22T10:40:00Z">
        <w:r w:rsidR="00825C9A">
          <w:rPr>
            <w:szCs w:val="20"/>
            <w14:ligatures w14:val="standardContextual"/>
          </w:rPr>
          <w:t>d</w:t>
        </w:r>
      </w:ins>
      <w:del w:id="84" w:author="English Editor" w:date="2026-10-22T06:40:00Z" w16du:dateUtc="2026-10-22T10:40:00Z">
        <w:r w:rsidRPr="009F6991" w:rsidDel="00825C9A">
          <w:rPr>
            <w:szCs w:val="20"/>
            <w14:ligatures w14:val="standardContextual"/>
          </w:rPr>
          <w:delText>s</w:delText>
        </w:r>
      </w:del>
      <w:r w:rsidRPr="009F6991">
        <w:rPr>
          <w:szCs w:val="20"/>
          <w14:ligatures w14:val="standardContextual"/>
        </w:rPr>
        <w:t xml:space="preserve"> that predictors </w:t>
      </w:r>
      <w:del w:id="85" w:author="English Editor" w:date="2026-10-22T06:40:00Z" w16du:dateUtc="2026-10-22T10:40:00Z">
        <w:r w:rsidRPr="009F6991" w:rsidDel="00825C9A">
          <w:rPr>
            <w:szCs w:val="20"/>
            <w14:ligatures w14:val="standardContextual"/>
          </w:rPr>
          <w:delText xml:space="preserve">be </w:delText>
        </w:r>
      </w:del>
      <w:ins w:id="86" w:author="English Editor" w:date="2026-10-22T06:40:00Z" w16du:dateUtc="2026-10-22T10:40:00Z">
        <w:r w:rsidR="00825C9A">
          <w:rPr>
            <w:szCs w:val="20"/>
            <w14:ligatures w14:val="standardContextual"/>
          </w:rPr>
          <w:t>were</w:t>
        </w:r>
        <w:r w:rsidR="00825C9A" w:rsidRPr="009F6991">
          <w:rPr>
            <w:szCs w:val="20"/>
            <w14:ligatures w14:val="standardContextual"/>
          </w:rPr>
          <w:t xml:space="preserve"> </w:t>
        </w:r>
      </w:ins>
      <w:r w:rsidRPr="009F6991">
        <w:rPr>
          <w:szCs w:val="20"/>
          <w14:ligatures w14:val="standardContextual"/>
        </w:rPr>
        <w:t>measured and processed exactly as in development. Results based on observation-level rather than participant-level data splits were retained only to illustrate data leakage.</w:t>
      </w:r>
    </w:p>
    <w:p w14:paraId="210A1119" w14:textId="77777777" w:rsidR="00C8142B" w:rsidRPr="009F6991" w:rsidRDefault="001D7585" w:rsidP="009F6991">
      <w:pPr>
        <w:pStyle w:val="MDPI22heading2"/>
        <w:spacing w:before="240"/>
        <w:rPr>
          <w:noProof w:val="0"/>
          <w:szCs w:val="20"/>
          <w14:ligatures w14:val="standardContextual"/>
        </w:rPr>
      </w:pPr>
      <w:r w:rsidRPr="009F6991">
        <w:rPr>
          <w:noProof w:val="0"/>
          <w:szCs w:val="20"/>
          <w14:ligatures w14:val="standardContextual"/>
        </w:rPr>
        <w:t>2.6. Outcomes and Performance Measures</w:t>
      </w:r>
    </w:p>
    <w:p w14:paraId="1A3EA7CD" w14:textId="65CF28AD" w:rsidR="00C8142B" w:rsidRPr="009F6991" w:rsidRDefault="001D7585">
      <w:pPr>
        <w:pStyle w:val="MDPI31text"/>
        <w:rPr>
          <w:szCs w:val="20"/>
          <w14:ligatures w14:val="standardContextual"/>
        </w:rPr>
      </w:pPr>
      <w:r w:rsidRPr="009F6991">
        <w:rPr>
          <w:szCs w:val="20"/>
          <w14:ligatures w14:val="standardContextual"/>
        </w:rPr>
        <w:t xml:space="preserve">The primary outcome was any fall occurring after the index measurement. Secondary outcomes were recurrent falls, injurious falls, fall counts, and time to first fall. Prediction horizons were extracted as defined by each report. Discrimination was summarized by the area under the receiver operating characteristic </w:t>
      </w:r>
      <w:r w:rsidRPr="00C83798">
        <w:rPr>
          <w:szCs w:val="20"/>
          <w14:ligatures w14:val="standardContextual"/>
        </w:rPr>
        <w:t>curve (AUC) or concordance statistic (C-index); classification performance by accuracy, sensitivity, specificity, and positive and negative predictive values; calibration by calibration-in-the-large (intercept), calibration slope, observed-to-expected ratios, and calibration plots; overall performance by the Brier score, which combines discrimination and calibration and is not itself a calibration measure; and clinical utility by decision curves and net benefit</w:t>
      </w:r>
      <w:r w:rsidRPr="009F6991">
        <w:rPr>
          <w:szCs w:val="20"/>
          <w14:ligatures w14:val="standardContextual"/>
        </w:rPr>
        <w:t>. Sensitivity, specificity, and predictive values were recalculated only when exact cell counts were published. Apparent, internal, prospective, and independent-cohort estimates were kept separate throughout. In the main text and tables, discrimination and classification measures are presented as proportions to two decimal places (for example, sensitivity 0.73)</w:t>
      </w:r>
      <w:del w:id="87" w:author="English Editor" w:date="2026-10-22T06:42:00Z" w16du:dateUtc="2026-10-22T10:42:00Z">
        <w:r w:rsidRPr="009F6991" w:rsidDel="00BB0819">
          <w:rPr>
            <w:szCs w:val="20"/>
            <w14:ligatures w14:val="standardContextual"/>
          </w:rPr>
          <w:delText>,</w:delText>
        </w:r>
      </w:del>
      <w:r w:rsidRPr="009F6991">
        <w:rPr>
          <w:szCs w:val="20"/>
          <w14:ligatures w14:val="standardContextual"/>
        </w:rPr>
        <w:t xml:space="preserve"> and proportions calculated by the review team as percentages to two decimal places; </w:t>
      </w:r>
      <w:r w:rsidR="00917CB3" w:rsidRPr="009F6991">
        <w:rPr>
          <w:szCs w:val="20"/>
          <w14:ligatures w14:val="standardContextual"/>
        </w:rPr>
        <w:t>calculations use the values tabulated in Table S6 without intermediate rounding,</w:t>
      </w:r>
      <w:r w:rsidRPr="009F6991">
        <w:rPr>
          <w:szCs w:val="20"/>
          <w14:ligatures w14:val="standardContextual"/>
        </w:rPr>
        <w:t xml:space="preserve"> and measurement cut-points retain the source precision needed to define each threshold.</w:t>
      </w:r>
    </w:p>
    <w:p w14:paraId="70B83464" w14:textId="77777777" w:rsidR="00C8142B" w:rsidRPr="009F6991" w:rsidRDefault="001D7585" w:rsidP="009F6991">
      <w:pPr>
        <w:pStyle w:val="MDPI22heading2"/>
        <w:spacing w:before="240"/>
        <w:rPr>
          <w:noProof w:val="0"/>
          <w:szCs w:val="20"/>
          <w14:ligatures w14:val="standardContextual"/>
        </w:rPr>
      </w:pPr>
      <w:commentRangeStart w:id="88"/>
      <w:r w:rsidRPr="004A2F6D">
        <w:rPr>
          <w:noProof w:val="0"/>
          <w:szCs w:val="20"/>
          <w:highlight w:val="yellow"/>
          <w14:ligatures w14:val="standardContextual"/>
        </w:rPr>
        <w:t>2.7. Risk of Bias and Applicability</w:t>
      </w:r>
      <w:commentRangeEnd w:id="88"/>
      <w:r w:rsidR="004A2F6D" w:rsidRPr="009F6991">
        <w:rPr>
          <w:rStyle w:val="CommentReference"/>
          <w:noProof w:val="0"/>
          <w:sz w:val="20"/>
          <w:szCs w:val="20"/>
          <w14:ligatures w14:val="standardContextual"/>
        </w:rPr>
        <w:commentReference w:id="88"/>
      </w:r>
    </w:p>
    <w:p w14:paraId="65BEE71F" w14:textId="50BFE512" w:rsidR="00C8142B" w:rsidRPr="009F6991" w:rsidRDefault="001D7585">
      <w:pPr>
        <w:pStyle w:val="MDPI31text"/>
        <w:rPr>
          <w:szCs w:val="20"/>
          <w14:ligatures w14:val="standardContextual"/>
        </w:rPr>
      </w:pPr>
      <w:r w:rsidRPr="009F6991">
        <w:rPr>
          <w:szCs w:val="20"/>
          <w14:ligatures w14:val="standardContextual"/>
        </w:rPr>
        <w:t xml:space="preserve">PROBAST+AI [14] informed appraisal of development quality (Part A), risk of bias in model evaluation (Part B), and applicability. Each part covers participants and data sources, predictors, outcome and analysis; development and evaluation were considered separately for the principal gait-containing model in each report. Applying the tool to the single-predictor receiver operating characteristic cut-point </w:t>
      </w:r>
      <w:r w:rsidR="00372DD2" w:rsidRPr="009F6991">
        <w:rPr>
          <w:szCs w:val="20"/>
          <w14:ligatures w14:val="standardContextual"/>
        </w:rPr>
        <w:t>analysis</w:t>
      </w:r>
      <w:r w:rsidRPr="009F6991">
        <w:rPr>
          <w:szCs w:val="20"/>
          <w14:ligatures w14:val="standardContextual"/>
        </w:rPr>
        <w:t xml:space="preserve"> of </w:t>
      </w:r>
      <w:commentRangeStart w:id="89"/>
      <w:r w:rsidRPr="002A1BC8">
        <w:rPr>
          <w:szCs w:val="20"/>
          <w:highlight w:val="yellow"/>
          <w14:ligatures w14:val="standardContextual"/>
        </w:rPr>
        <w:t>Marques et al. (2018)</w:t>
      </w:r>
      <w:commentRangeEnd w:id="89"/>
      <w:r w:rsidR="002A1BC8" w:rsidRPr="009F6991">
        <w:rPr>
          <w:rStyle w:val="CommentReference"/>
          <w:sz w:val="20"/>
          <w:szCs w:val="20"/>
          <w14:ligatures w14:val="standardContextual"/>
        </w:rPr>
        <w:commentReference w:id="89"/>
      </w:r>
      <w:r w:rsidRPr="009F6991">
        <w:rPr>
          <w:szCs w:val="20"/>
          <w14:ligatures w14:val="standardContextual"/>
        </w:rPr>
        <w:t xml:space="preserve"> is an adaptation </w:t>
      </w:r>
      <w:r w:rsidRPr="002A1BC8">
        <w:rPr>
          <w:szCs w:val="20"/>
          <w14:ligatures w14:val="standardContextual"/>
        </w:rPr>
        <w:t>outside its core multivariable prediction</w:t>
      </w:r>
      <w:ins w:id="90" w:author="English Editor" w:date="2026-10-22T06:43:00Z" w16du:dateUtc="2026-10-22T10:43:00Z">
        <w:r w:rsidR="00655C16">
          <w:rPr>
            <w:szCs w:val="20"/>
            <w14:ligatures w14:val="standardContextual"/>
          </w:rPr>
          <w:t xml:space="preserve"> </w:t>
        </w:r>
      </w:ins>
      <w:del w:id="91" w:author="English Editor" w:date="2026-10-22T06:43:00Z" w16du:dateUtc="2026-10-22T10:43:00Z">
        <w:r w:rsidRPr="002A1BC8" w:rsidDel="00655C16">
          <w:rPr>
            <w:szCs w:val="20"/>
            <w14:ligatures w14:val="standardContextual"/>
          </w:rPr>
          <w:delText>-</w:delText>
        </w:r>
      </w:del>
      <w:r w:rsidRPr="002A1BC8">
        <w:rPr>
          <w:szCs w:val="20"/>
          <w14:ligatures w14:val="standardContextual"/>
        </w:rPr>
        <w:t xml:space="preserve">model scope, </w:t>
      </w:r>
      <w:ins w:id="92" w:author="English Editor" w:date="2026-10-22T06:43:00Z" w16du:dateUtc="2026-10-22T10:43:00Z">
        <w:r w:rsidR="00655C16">
          <w:rPr>
            <w:szCs w:val="20"/>
            <w14:ligatures w14:val="standardContextual"/>
          </w:rPr>
          <w:t xml:space="preserve">as </w:t>
        </w:r>
      </w:ins>
      <w:r w:rsidRPr="002A1BC8">
        <w:rPr>
          <w:szCs w:val="20"/>
          <w14:ligatures w14:val="standardContextual"/>
        </w:rPr>
        <w:t xml:space="preserve">declared in Supplementary Table S7. Complete official item-level response forms for all 37 complete-article reports </w:t>
      </w:r>
      <w:r w:rsidR="00917CB3" w:rsidRPr="002A1BC8">
        <w:rPr>
          <w:szCs w:val="20"/>
          <w14:ligatures w14:val="standardContextual"/>
        </w:rPr>
        <w:t>are not included in the Supplementary Materials</w:t>
      </w:r>
      <w:r w:rsidR="00917CB3" w:rsidRPr="009F6991">
        <w:rPr>
          <w:szCs w:val="20"/>
          <w14:ligatures w14:val="standardContextual"/>
        </w:rPr>
        <w:t>.</w:t>
      </w:r>
      <w:r w:rsidRPr="009F6991">
        <w:rPr>
          <w:szCs w:val="20"/>
          <w14:ligatures w14:val="standardContextual"/>
        </w:rPr>
        <w:t xml:space="preserve"> The published numerical appraisal is restricted to the retained domain-level judgments (A1–A4 and B1–B4) and study-specific rationales in Table S7; the domain table does not substitute for the official </w:t>
      </w:r>
      <w:r w:rsidR="00405D77" w:rsidRPr="009F6991">
        <w:rPr>
          <w:szCs w:val="20"/>
          <w14:ligatures w14:val="standardContextual"/>
        </w:rPr>
        <w:t>signaling</w:t>
      </w:r>
      <w:del w:id="93" w:author="English Editor" w:date="2026-10-22T06:43:00Z" w16du:dateUtc="2026-10-22T10:43:00Z">
        <w:r w:rsidRPr="009F6991" w:rsidDel="001A6FD4">
          <w:rPr>
            <w:szCs w:val="20"/>
            <w14:ligatures w14:val="standardContextual"/>
          </w:rPr>
          <w:delText>-</w:delText>
        </w:r>
      </w:del>
      <w:ins w:id="94" w:author="English Editor" w:date="2026-10-22T06:43:00Z" w16du:dateUtc="2026-10-22T10:43:00Z">
        <w:r w:rsidR="001A6FD4">
          <w:rPr>
            <w:szCs w:val="20"/>
            <w14:ligatures w14:val="standardContextual"/>
          </w:rPr>
          <w:t xml:space="preserve"> </w:t>
        </w:r>
      </w:ins>
      <w:r w:rsidRPr="009F6991">
        <w:rPr>
          <w:szCs w:val="20"/>
          <w14:ligatures w14:val="standardContextual"/>
        </w:rPr>
        <w:t xml:space="preserve">question forms. </w:t>
      </w:r>
      <w:r w:rsidR="00917CB3" w:rsidRPr="009F6991">
        <w:rPr>
          <w:szCs w:val="20"/>
          <w14:ligatures w14:val="standardContextual"/>
        </w:rPr>
        <w:t>Item-by-item reproducibility is therefore not established,</w:t>
      </w:r>
      <w:r w:rsidRPr="009F6991">
        <w:rPr>
          <w:szCs w:val="20"/>
          <w14:ligatures w14:val="standardContextual"/>
        </w:rPr>
        <w:t xml:space="preserve"> and all domain-level judgments are interpreted provisionally. Appraisal used one reviewer with dependent second-reviewer verification and team discussion; the verifier saw the initial ratings. Independently blinded paired item/domain ratings and reviewer-level adjudication logs are unavailable, so no independent agreement statistic is reported. Absence of external validation was treated as a transportability limitation rather than a bias criterion.</w:t>
      </w:r>
    </w:p>
    <w:p w14:paraId="67B587C5" w14:textId="0D383ECC" w:rsidR="00C8142B" w:rsidRPr="009F6991" w:rsidRDefault="001D7585">
      <w:pPr>
        <w:pStyle w:val="MDPI31text"/>
        <w:rPr>
          <w:szCs w:val="20"/>
          <w14:ligatures w14:val="standardContextual"/>
        </w:rPr>
      </w:pPr>
      <w:r w:rsidRPr="009F6991">
        <w:rPr>
          <w:szCs w:val="20"/>
          <w14:ligatures w14:val="standardContextual"/>
        </w:rPr>
        <w:t xml:space="preserve">The 10 reports without complete-article access did not provide sufficient methodological detail for a reproducible PROBAST+AI appraisal. Their domain and overall ratings are therefore designated not evaluable (NE), rather than assigning high or low risk </w:t>
      </w:r>
      <w:del w:id="95" w:author="English Editor" w:date="2026-10-22T06:44:00Z" w16du:dateUtc="2026-10-22T10:44:00Z">
        <w:r w:rsidRPr="009F6991" w:rsidDel="00406412">
          <w:rPr>
            <w:szCs w:val="20"/>
            <w14:ligatures w14:val="standardContextual"/>
          </w:rPr>
          <w:delText xml:space="preserve">from </w:delText>
        </w:r>
      </w:del>
      <w:ins w:id="96" w:author="English Editor" w:date="2026-10-22T06:44:00Z" w16du:dateUtc="2026-10-22T10:44:00Z">
        <w:r w:rsidR="00406412">
          <w:rPr>
            <w:szCs w:val="20"/>
            <w14:ligatures w14:val="standardContextual"/>
          </w:rPr>
          <w:t>based on</w:t>
        </w:r>
        <w:r w:rsidR="00406412" w:rsidRPr="009F6991">
          <w:rPr>
            <w:szCs w:val="20"/>
            <w14:ligatures w14:val="standardContextual"/>
          </w:rPr>
          <w:t xml:space="preserve"> </w:t>
        </w:r>
      </w:ins>
      <w:r w:rsidRPr="009F6991">
        <w:rPr>
          <w:szCs w:val="20"/>
          <w14:ligatures w14:val="standardContextual"/>
        </w:rPr>
        <w:t>unreported methods. They are excluded from the primary appraisal synthesis and remain a secondary descriptive performance tier. Table S7 reports development</w:t>
      </w:r>
      <w:del w:id="97" w:author="English Editor" w:date="2026-10-22T06:44:00Z" w16du:dateUtc="2026-10-22T10:44:00Z">
        <w:r w:rsidRPr="009F6991" w:rsidDel="002D6179">
          <w:rPr>
            <w:szCs w:val="20"/>
            <w14:ligatures w14:val="standardContextual"/>
          </w:rPr>
          <w:delText>-</w:delText>
        </w:r>
      </w:del>
      <w:ins w:id="98" w:author="English Editor" w:date="2026-10-22T06:44:00Z" w16du:dateUtc="2026-10-22T10:44:00Z">
        <w:r w:rsidR="002D6179">
          <w:rPr>
            <w:szCs w:val="20"/>
            <w14:ligatures w14:val="standardContextual"/>
          </w:rPr>
          <w:t xml:space="preserve"> </w:t>
        </w:r>
      </w:ins>
      <w:r w:rsidRPr="009F6991">
        <w:rPr>
          <w:szCs w:val="20"/>
          <w14:ligatures w14:val="standardContextual"/>
        </w:rPr>
        <w:t>quality, evaluation</w:t>
      </w:r>
      <w:del w:id="99" w:author="English Editor" w:date="2026-10-22T06:44:00Z" w16du:dateUtc="2026-10-22T10:44:00Z">
        <w:r w:rsidRPr="009F6991" w:rsidDel="002D6179">
          <w:rPr>
            <w:szCs w:val="20"/>
            <w14:ligatures w14:val="standardContextual"/>
          </w:rPr>
          <w:delText>-</w:delText>
        </w:r>
      </w:del>
      <w:ins w:id="100" w:author="English Editor" w:date="2026-10-22T06:44:00Z" w16du:dateUtc="2026-10-22T10:44:00Z">
        <w:r w:rsidR="002D6179">
          <w:rPr>
            <w:szCs w:val="20"/>
            <w14:ligatures w14:val="standardContextual"/>
          </w:rPr>
          <w:t xml:space="preserve"> </w:t>
        </w:r>
      </w:ins>
      <w:r w:rsidRPr="009F6991">
        <w:rPr>
          <w:szCs w:val="20"/>
          <w14:ligatures w14:val="standardContextual"/>
        </w:rPr>
        <w:t>bias and applicability judgments for complete-article reports</w:t>
      </w:r>
      <w:del w:id="101" w:author="English Editor" w:date="2026-10-22T06:44:00Z" w16du:dateUtc="2026-10-22T10:44:00Z">
        <w:r w:rsidRPr="009F6991" w:rsidDel="002D6179">
          <w:rPr>
            <w:szCs w:val="20"/>
            <w14:ligatures w14:val="standardContextual"/>
          </w:rPr>
          <w:delText>,</w:delText>
        </w:r>
      </w:del>
      <w:r w:rsidRPr="009F6991">
        <w:rPr>
          <w:szCs w:val="20"/>
          <w14:ligatures w14:val="standardContextual"/>
        </w:rPr>
        <w:t xml:space="preserve"> and source</w:t>
      </w:r>
      <w:del w:id="102" w:author="English Editor" w:date="2026-10-22T06:44:00Z" w16du:dateUtc="2026-10-22T10:44:00Z">
        <w:r w:rsidRPr="009F6991" w:rsidDel="002D6179">
          <w:rPr>
            <w:szCs w:val="20"/>
            <w14:ligatures w14:val="standardContextual"/>
          </w:rPr>
          <w:delText>-</w:delText>
        </w:r>
      </w:del>
      <w:ins w:id="103" w:author="English Editor" w:date="2026-10-22T06:44:00Z" w16du:dateUtc="2026-10-22T10:44:00Z">
        <w:r w:rsidR="002D6179">
          <w:rPr>
            <w:szCs w:val="20"/>
            <w14:ligatures w14:val="standardContextual"/>
          </w:rPr>
          <w:t xml:space="preserve"> </w:t>
        </w:r>
      </w:ins>
      <w:r w:rsidRPr="009F6991">
        <w:rPr>
          <w:szCs w:val="20"/>
          <w14:ligatures w14:val="standardContextual"/>
        </w:rPr>
        <w:t xml:space="preserve">availability limitations for reports without complete articles. Applicability was judged against each model’s intended-use population and setting; generalizability to all older adults was </w:t>
      </w:r>
      <w:r w:rsidRPr="009F6991">
        <w:rPr>
          <w:szCs w:val="20"/>
          <w14:ligatures w14:val="standardContextual"/>
        </w:rPr>
        <w:lastRenderedPageBreak/>
        <w:t>considered separately. RoB 2, ROBINS-I and QUIPS address other study questions and were not used.</w:t>
      </w:r>
    </w:p>
    <w:p w14:paraId="3A2685E8" w14:textId="77777777" w:rsidR="00C8142B" w:rsidRPr="009F6991" w:rsidRDefault="001D7585" w:rsidP="009F6991">
      <w:pPr>
        <w:pStyle w:val="MDPI22heading2"/>
        <w:spacing w:before="240"/>
        <w:rPr>
          <w:noProof w:val="0"/>
          <w:szCs w:val="20"/>
          <w14:ligatures w14:val="standardContextual"/>
        </w:rPr>
      </w:pPr>
      <w:r w:rsidRPr="009F6991">
        <w:rPr>
          <w:noProof w:val="0"/>
          <w:szCs w:val="20"/>
          <w14:ligatures w14:val="standardContextual"/>
        </w:rPr>
        <w:t>2.8. Synthesis Methods</w:t>
      </w:r>
    </w:p>
    <w:p w14:paraId="72EBD9FD" w14:textId="120788A3" w:rsidR="00C8142B" w:rsidRPr="00EA631C" w:rsidRDefault="001D7585">
      <w:pPr>
        <w:pStyle w:val="MDPI31text"/>
        <w:rPr>
          <w:szCs w:val="20"/>
          <w14:ligatures w14:val="standardContextual"/>
        </w:rPr>
      </w:pPr>
      <w:r w:rsidRPr="009F6991">
        <w:rPr>
          <w:szCs w:val="20"/>
          <w14:ligatures w14:val="standardContextual"/>
        </w:rPr>
        <w:t xml:space="preserve">Meta-analysis was not appropriate because populations, fall definitions, ascertainment methods, prediction horizons, sensor pipelines, validation stages, and reported metrics were not exchangeable, and several cohorts contributed multiple reports. We therefore performed a structured narrative synthesis without meta-analysis, reported according to SWiM [18] and organized into five domains: evidence architecture and validation stage; sensing technologies and gait phenotypes; outcomes and horizons; discrimination, incremental value, calibration, and clinical utility; and risk of bias, applicability, and clinical readiness. Reports were grouped by cohort family, validation stage, and intended-use </w:t>
      </w:r>
      <w:r w:rsidRPr="00EA631C">
        <w:rPr>
          <w:szCs w:val="20"/>
          <w14:ligatures w14:val="standardContextual"/>
        </w:rPr>
        <w:t>category (Section 1), and the 10 reports assessed without complete-article access formed a secondary evidence tier (Section 2.4).</w:t>
      </w:r>
    </w:p>
    <w:p w14:paraId="5D16AE67" w14:textId="35BC2084" w:rsidR="00C8142B" w:rsidRDefault="001D7585">
      <w:pPr>
        <w:pStyle w:val="MDPI31text"/>
        <w:rPr>
          <w:szCs w:val="20"/>
          <w14:ligatures w14:val="standardContextual"/>
        </w:rPr>
      </w:pPr>
      <w:r w:rsidRPr="00EA631C">
        <w:rPr>
          <w:szCs w:val="20"/>
          <w14:ligatures w14:val="standardContextual"/>
        </w:rPr>
        <w:t>To avoid double counting, one representative AUC was selected per cohort family using a hierarchy defined during analysis (Section 2.10</w:t>
      </w:r>
      <w:r w:rsidRPr="009F6991">
        <w:rPr>
          <w:szCs w:val="20"/>
          <w14:ligatures w14:val="standardContextual"/>
        </w:rPr>
        <w:t xml:space="preserve">): (1) independent-cohort evaluation of an existing model with original coefficients; otherwise, prospective evaluation of a fixed model or score without refitting; (2) participant-level internal validation; or (3) apparent development performance or estimates for which validation could not be verified. Within a level, ties were resolved by preferring a complete-article source, then the earliest horizon with an exact AUC, then the primary (earliest) cohort report, then the authors’ principal or best final model. These choices prioritize validation strength and verifiable reporting while limiting repeated optimization within a cohort. An exact faller count was not required for the overall or validation-stage summaries; it was required only for event-count analyses and Figure 2. Table S6 records all selections and alternatives. Lowest and highest alternatives were restricted to eligible wearable- or vision-derived, gait-containing models, excluding clinical-only, walkway-only and static-sway-only comparators, observation-level splits, and directionally inconsistent source results. Medians, IQRs and ranges are unweighted exploratory descriptions, not pooled estimates of a common performance. Quartiles use linear interpolation (type 7) on the values tabulated in Table S6, followed by decimal half-up rounding for two-decimal display. The three AUC estimates with unverified validation methods are grouped conservatively with apparent estimates, not counted as verified internal validation. Single-family strata show individual AUCs. Event bands (≤15, 16–39 and ≥40 fallers) are descriptive; they do not estimate causal effects of sample size or validation rigor. </w:t>
      </w:r>
      <w:r w:rsidR="00917CB3" w:rsidRPr="009F6991">
        <w:rPr>
          <w:szCs w:val="20"/>
          <w14:ligatures w14:val="standardContextual"/>
        </w:rPr>
        <w:t>All summaries can be recalculated from the values tabulated in Tables S2 and S6.</w:t>
      </w:r>
    </w:p>
    <w:p w14:paraId="44B4B59C" w14:textId="77777777" w:rsidR="001C4AEE" w:rsidRPr="00F64E0F" w:rsidRDefault="001C4AEE" w:rsidP="00F64E0F">
      <w:pPr>
        <w:pStyle w:val="MDPI52figure"/>
      </w:pPr>
      <w:r w:rsidRPr="00F64E0F">
        <w:rPr>
          <w:noProof/>
        </w:rPr>
        <w:lastRenderedPageBreak/>
        <w:drawing>
          <wp:inline distT="0" distB="0" distL="0" distR="0" wp14:anchorId="3BF5FE75" wp14:editId="449A05D4">
            <wp:extent cx="6445449" cy="4833620"/>
            <wp:effectExtent l="0" t="0" r="0" b="5080"/>
            <wp:docPr id="919150363" name="Picture 1" descr="The diagram appears to be a graphical representation of the Area Under the Curve (AUC) for various studies, showing the performance of different diagnostic or predictive models across a range of thresholds (from 0.30 to 1.00). Each point on the graph corresponds to a different study or model, and the x-axis represents the AUC score, while the y-axis is a log scale representing the number of participants. The diagram includes a shaded area indicating the 95% confidence interval, and markers differentiate between different types of studies or eval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0363" name="Picture 1" descr="The diagram appears to be a graphical representation of the Area Under the Curve (AUC) for various studies, showing the performance of different diagnostic or predictive models across a range of thresholds (from 0.30 to 1.00). Each point on the graph corresponds to a different study or model, and the x-axis represents the AUC score, while the y-axis is a log scale representing the number of participants. The diagram includes a shaded area indicating the 95% confidence interval, and markers differentiate between different types of studies or evaluation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3010" t="2591"/>
                    <a:stretch>
                      <a:fillRect/>
                    </a:stretch>
                  </pic:blipFill>
                  <pic:spPr bwMode="auto">
                    <a:xfrm>
                      <a:off x="0" y="0"/>
                      <a:ext cx="6445872" cy="4833937"/>
                    </a:xfrm>
                    <a:prstGeom prst="rect">
                      <a:avLst/>
                    </a:prstGeom>
                    <a:noFill/>
                    <a:ln>
                      <a:noFill/>
                    </a:ln>
                    <a:extLst>
                      <a:ext uri="{53640926-AAD7-44D8-BBD7-CCE9431645EC}">
                        <a14:shadowObscured xmlns:a14="http://schemas.microsoft.com/office/drawing/2010/main"/>
                      </a:ext>
                    </a:extLst>
                  </pic:spPr>
                </pic:pic>
              </a:graphicData>
            </a:graphic>
          </wp:inline>
        </w:drawing>
      </w:r>
    </w:p>
    <w:p w14:paraId="63A7EB2D" w14:textId="445BF9E7" w:rsidR="001C4AEE" w:rsidRPr="002564E6" w:rsidRDefault="001C4AEE" w:rsidP="001C4AEE">
      <w:pPr>
        <w:pStyle w:val="MDPI51figurecaption"/>
        <w:rPr>
          <w:snapToGrid w:val="0"/>
          <w:szCs w:val="18"/>
          <w14:ligatures w14:val="standardContextual"/>
        </w:rPr>
      </w:pPr>
      <w:commentRangeStart w:id="104"/>
      <w:commentRangeStart w:id="105"/>
      <w:commentRangeStart w:id="106"/>
      <w:r w:rsidRPr="005E2D79">
        <w:rPr>
          <w:b/>
          <w:snapToGrid w:val="0"/>
          <w:szCs w:val="18"/>
          <w:highlight w:val="yellow"/>
          <w14:ligatures w14:val="standardContextual"/>
        </w:rPr>
        <w:t>Figure 2</w:t>
      </w:r>
      <w:commentRangeEnd w:id="106"/>
      <w:r w:rsidR="00B66465" w:rsidRPr="002564E6">
        <w:rPr>
          <w:rStyle w:val="CommentReference"/>
          <w:b/>
          <w:snapToGrid w:val="0"/>
          <w:sz w:val="18"/>
          <w:szCs w:val="18"/>
          <w14:ligatures w14:val="standardContextual"/>
        </w:rPr>
        <w:commentReference w:id="106"/>
      </w:r>
      <w:commentRangeEnd w:id="105"/>
      <w:r w:rsidR="00F64E0F" w:rsidRPr="002564E6">
        <w:rPr>
          <w:rStyle w:val="CommentReference"/>
          <w:b/>
          <w:snapToGrid w:val="0"/>
          <w:sz w:val="18"/>
          <w:szCs w:val="18"/>
          <w14:ligatures w14:val="standardContextual"/>
        </w:rPr>
        <w:commentReference w:id="105"/>
      </w:r>
      <w:commentRangeEnd w:id="104"/>
      <w:r w:rsidR="00DF0F17" w:rsidRPr="002564E6">
        <w:rPr>
          <w:rStyle w:val="CommentReference"/>
          <w:b/>
          <w:snapToGrid w:val="0"/>
          <w:sz w:val="18"/>
          <w:szCs w:val="18"/>
          <w14:ligatures w14:val="standardContextual"/>
        </w:rPr>
        <w:commentReference w:id="104"/>
      </w:r>
      <w:r w:rsidRPr="002564E6">
        <w:rPr>
          <w:b/>
          <w:snapToGrid w:val="0"/>
          <w:szCs w:val="18"/>
          <w14:ligatures w14:val="standardContextual"/>
        </w:rPr>
        <w:t xml:space="preserve">. </w:t>
      </w:r>
      <w:r w:rsidRPr="002564E6">
        <w:rPr>
          <w:snapToGrid w:val="0"/>
          <w:szCs w:val="18"/>
          <w14:ligatures w14:val="standardContextual"/>
        </w:rPr>
        <w:t xml:space="preserve">Representative AUC by number of participants with the outcome and validation stage. The 23 plotted families have both an exact AUC and a verified faller count. </w:t>
      </w:r>
      <w:commentRangeStart w:id="107"/>
      <w:r w:rsidRPr="00702DAB">
        <w:rPr>
          <w:snapToGrid w:val="0"/>
          <w:szCs w:val="18"/>
          <w:highlight w:val="yellow"/>
          <w14:ligatures w14:val="standardContextual"/>
        </w:rPr>
        <w:t>Greene 2012</w:t>
      </w:r>
      <w:commentRangeEnd w:id="107"/>
      <w:r w:rsidR="00C30686" w:rsidRPr="002564E6">
        <w:rPr>
          <w:rStyle w:val="CommentReference"/>
          <w:snapToGrid w:val="0"/>
          <w:sz w:val="18"/>
          <w:szCs w:val="18"/>
          <w14:ligatures w14:val="standardContextual"/>
        </w:rPr>
        <w:commentReference w:id="107"/>
      </w:r>
      <w:r w:rsidRPr="002564E6">
        <w:rPr>
          <w:snapToGrid w:val="0"/>
          <w:szCs w:val="18"/>
          <w14:ligatures w14:val="standardContextual"/>
        </w:rPr>
        <w:t xml:space="preserve">, </w:t>
      </w:r>
      <w:r w:rsidRPr="00702DAB">
        <w:rPr>
          <w:snapToGrid w:val="0"/>
          <w:szCs w:val="18"/>
          <w:highlight w:val="yellow"/>
          <w14:ligatures w14:val="standardContextual"/>
        </w:rPr>
        <w:t>Giardini 2025</w:t>
      </w:r>
      <w:r w:rsidRPr="002564E6">
        <w:rPr>
          <w:snapToGrid w:val="0"/>
          <w:szCs w:val="18"/>
          <w14:ligatures w14:val="standardContextual"/>
        </w:rPr>
        <w:t xml:space="preserve"> and </w:t>
      </w:r>
      <w:r w:rsidRPr="00702DAB">
        <w:rPr>
          <w:snapToGrid w:val="0"/>
          <w:szCs w:val="18"/>
          <w:highlight w:val="yellow"/>
          <w14:ligatures w14:val="standardContextual"/>
        </w:rPr>
        <w:t>Al Abiad 2023</w:t>
      </w:r>
      <w:r w:rsidRPr="002564E6">
        <w:rPr>
          <w:snapToGrid w:val="0"/>
          <w:szCs w:val="18"/>
          <w14:ligatures w14:val="standardContextual"/>
        </w:rPr>
        <w:t xml:space="preserve"> contribute to the 26-family AUC summary but are omitted here because faller counts were not verifiable or reported. The apparent legend category includes two plotted estimates with unverified validation </w:t>
      </w:r>
      <w:r w:rsidRPr="00702DAB">
        <w:rPr>
          <w:snapToGrid w:val="0"/>
          <w:szCs w:val="18"/>
          <w14:ligatures w14:val="standardContextual"/>
        </w:rPr>
        <w:t>methods (</w:t>
      </w:r>
      <w:r w:rsidRPr="00702DAB">
        <w:rPr>
          <w:snapToGrid w:val="0"/>
          <w:szCs w:val="18"/>
          <w:highlight w:val="yellow"/>
          <w14:ligatures w14:val="standardContextual"/>
        </w:rPr>
        <w:t>Ma 2022</w:t>
      </w:r>
      <w:r w:rsidRPr="00702DAB">
        <w:rPr>
          <w:snapToGrid w:val="0"/>
          <w:szCs w:val="18"/>
          <w14:ligatures w14:val="standardContextual"/>
        </w:rPr>
        <w:t xml:space="preserve"> and </w:t>
      </w:r>
      <w:r w:rsidRPr="00702DAB">
        <w:rPr>
          <w:snapToGrid w:val="0"/>
          <w:szCs w:val="18"/>
          <w:highlight w:val="yellow"/>
          <w14:ligatures w14:val="standardContextual"/>
        </w:rPr>
        <w:t>Suffoletto 2026</w:t>
      </w:r>
      <w:r w:rsidRPr="00702DAB">
        <w:rPr>
          <w:snapToGrid w:val="0"/>
          <w:szCs w:val="18"/>
          <w14:ligatures w14:val="standardContextual"/>
        </w:rPr>
        <w:t xml:space="preserve">); neither is </w:t>
      </w:r>
      <w:r w:rsidRPr="002564E6">
        <w:rPr>
          <w:snapToGrid w:val="0"/>
          <w:szCs w:val="18"/>
          <w14:ligatures w14:val="standardContextual"/>
        </w:rPr>
        <w:t>counted as verified internal validation. Open markers identify estimates without complete-article access; bars show reported 95% confidence intervals or ranges across resamples, not interchangeable uncertainty measures. The full Roshdibenam resampling range (0.33–0.74) is shown. *</w:t>
      </w:r>
      <w:r w:rsidR="002C05A5">
        <w:rPr>
          <w:snapToGrid w:val="0"/>
          <w:szCs w:val="18"/>
          <w14:ligatures w14:val="standardContextual"/>
        </w:rPr>
        <w:t xml:space="preserve"> </w:t>
      </w:r>
      <w:r w:rsidRPr="00CF4531">
        <w:rPr>
          <w:snapToGrid w:val="0"/>
          <w:szCs w:val="18"/>
          <w:highlight w:val="yellow"/>
          <w14:ligatures w14:val="standardContextual"/>
        </w:rPr>
        <w:t>Marques 2018</w:t>
      </w:r>
      <w:r w:rsidRPr="002564E6">
        <w:rPr>
          <w:snapToGrid w:val="0"/>
          <w:szCs w:val="18"/>
          <w14:ligatures w14:val="standardContextual"/>
        </w:rPr>
        <w:t xml:space="preserve"> is flagged for source numerical inconsistencies and examined in a family-exclusion sensitivity analysis. No pooled estimate or trend is fitted.</w:t>
      </w:r>
    </w:p>
    <w:p w14:paraId="4A2D8A0C" w14:textId="66208A69" w:rsidR="00C8142B" w:rsidRPr="009F6991" w:rsidRDefault="001D7585">
      <w:pPr>
        <w:pStyle w:val="MDPI31text"/>
        <w:rPr>
          <w:szCs w:val="20"/>
          <w14:ligatures w14:val="standardContextual"/>
        </w:rPr>
      </w:pPr>
      <w:r w:rsidRPr="009F6991">
        <w:rPr>
          <w:szCs w:val="20"/>
          <w14:ligatures w14:val="standardContextual"/>
        </w:rPr>
        <w:t>Robustness was examined by selecting the lowest or highest eligible AUC per family, preferring the most recent report, excluding abstract-derived representative estimates, excluding the source-inconsistent Marques 2018 family, and setting all non-analysis appraisal domains to low. A probably overlapping report was also treated as an independent cohort. No formal small-study-effect test was performed because no common model</w:t>
      </w:r>
      <w:del w:id="108" w:author="English Editor" w:date="2026-10-22T06:50:00Z" w16du:dateUtc="2026-10-22T10:50:00Z">
        <w:r w:rsidRPr="009F6991" w:rsidDel="006666A5">
          <w:rPr>
            <w:szCs w:val="20"/>
            <w14:ligatures w14:val="standardContextual"/>
          </w:rPr>
          <w:delText>-</w:delText>
        </w:r>
      </w:del>
      <w:ins w:id="109" w:author="English Editor" w:date="2026-10-22T06:50:00Z" w16du:dateUtc="2026-10-22T10:50:00Z">
        <w:r w:rsidR="006666A5">
          <w:rPr>
            <w:szCs w:val="20"/>
            <w14:ligatures w14:val="standardContextual"/>
          </w:rPr>
          <w:t xml:space="preserve"> </w:t>
        </w:r>
      </w:ins>
      <w:r w:rsidRPr="009F6991">
        <w:rPr>
          <w:szCs w:val="20"/>
          <w14:ligatures w14:val="standardContextual"/>
        </w:rPr>
        <w:t xml:space="preserve">performance estimand was pooled. Reporting bias was considered qualitatively </w:t>
      </w:r>
      <w:del w:id="110" w:author="English Editor" w:date="2026-10-22T06:50:00Z" w16du:dateUtc="2026-10-22T10:50:00Z">
        <w:r w:rsidRPr="009F6991" w:rsidDel="006666A5">
          <w:rPr>
            <w:szCs w:val="20"/>
            <w14:ligatures w14:val="standardContextual"/>
          </w:rPr>
          <w:delText xml:space="preserve">from </w:delText>
        </w:r>
      </w:del>
      <w:ins w:id="111" w:author="English Editor" w:date="2026-10-22T06:50:00Z" w16du:dateUtc="2026-10-22T10:50:00Z">
        <w:r w:rsidR="006666A5">
          <w:rPr>
            <w:szCs w:val="20"/>
            <w14:ligatures w14:val="standardContextual"/>
          </w:rPr>
          <w:t>based on</w:t>
        </w:r>
        <w:r w:rsidR="006666A5" w:rsidRPr="009F6991">
          <w:rPr>
            <w:szCs w:val="20"/>
            <w14:ligatures w14:val="standardContextual"/>
          </w:rPr>
          <w:t xml:space="preserve"> </w:t>
        </w:r>
      </w:ins>
      <w:r w:rsidRPr="009F6991">
        <w:rPr>
          <w:szCs w:val="20"/>
          <w14:ligatures w14:val="standardContextual"/>
        </w:rPr>
        <w:t>model multiplicity, selective presentation, incomplete uncertainty and scarcity of independent evaluations.</w:t>
      </w:r>
    </w:p>
    <w:p w14:paraId="5015C606" w14:textId="77777777" w:rsidR="00C8142B" w:rsidRPr="009F6991" w:rsidRDefault="001D7585" w:rsidP="009F6991">
      <w:pPr>
        <w:pStyle w:val="MDPI22heading2"/>
        <w:spacing w:before="240"/>
        <w:rPr>
          <w:noProof w:val="0"/>
          <w:szCs w:val="20"/>
          <w14:ligatures w14:val="standardContextual"/>
        </w:rPr>
      </w:pPr>
      <w:r w:rsidRPr="009F6991">
        <w:rPr>
          <w:noProof w:val="0"/>
          <w:szCs w:val="20"/>
          <w14:ligatures w14:val="standardContextual"/>
        </w:rPr>
        <w:t>2.9. Certainty of Evidence and Clinical Readiness</w:t>
      </w:r>
    </w:p>
    <w:p w14:paraId="6E5AC1F2" w14:textId="76F0B9CF" w:rsidR="00C8142B" w:rsidRPr="009F6991" w:rsidRDefault="00EE21E4">
      <w:pPr>
        <w:pStyle w:val="MDPI31text"/>
        <w:rPr>
          <w:szCs w:val="20"/>
          <w14:ligatures w14:val="standardContextual"/>
        </w:rPr>
      </w:pPr>
      <w:ins w:id="112" w:author="English Editor" w:date="2026-10-22T06:50:00Z" w16du:dateUtc="2026-10-22T10:50:00Z">
        <w:r>
          <w:rPr>
            <w:szCs w:val="20"/>
            <w14:ligatures w14:val="standardContextual"/>
          </w:rPr>
          <w:t>A f</w:t>
        </w:r>
      </w:ins>
      <w:del w:id="113" w:author="English Editor" w:date="2026-10-22T06:50:00Z" w16du:dateUtc="2026-10-22T10:50:00Z">
        <w:r w:rsidRPr="009F6991" w:rsidDel="00EE21E4">
          <w:rPr>
            <w:szCs w:val="20"/>
            <w14:ligatures w14:val="standardContextual"/>
          </w:rPr>
          <w:delText>F</w:delText>
        </w:r>
      </w:del>
      <w:r w:rsidRPr="009F6991">
        <w:rPr>
          <w:szCs w:val="20"/>
          <w14:ligatures w14:val="standardContextual"/>
        </w:rPr>
        <w:t>ormal certainty assessment was not performed. Guidance on grading prognostic</w:t>
      </w:r>
      <w:del w:id="114" w:author="English Editor" w:date="2026-10-22T06:50:00Z" w16du:dateUtc="2026-10-22T10:50:00Z">
        <w:r w:rsidRPr="009F6991" w:rsidDel="005C0341">
          <w:rPr>
            <w:szCs w:val="20"/>
            <w14:ligatures w14:val="standardContextual"/>
          </w:rPr>
          <w:delText>-</w:delText>
        </w:r>
      </w:del>
      <w:ins w:id="115" w:author="English Editor" w:date="2026-10-22T06:50:00Z" w16du:dateUtc="2026-10-22T10:50:00Z">
        <w:r w:rsidR="005C0341">
          <w:rPr>
            <w:szCs w:val="20"/>
            <w14:ligatures w14:val="standardContextual"/>
          </w:rPr>
          <w:t xml:space="preserve"> </w:t>
        </w:r>
      </w:ins>
      <w:r w:rsidRPr="009F6991">
        <w:rPr>
          <w:szCs w:val="20"/>
          <w14:ligatures w14:val="standardContextual"/>
        </w:rPr>
        <w:t xml:space="preserve">model discrimination addresses a body of validation studies for a specified model [24]; </w:t>
      </w:r>
      <w:r w:rsidRPr="009F6991">
        <w:rPr>
          <w:szCs w:val="20"/>
          <w14:ligatures w14:val="standardContextual"/>
        </w:rPr>
        <w:lastRenderedPageBreak/>
        <w:t>this review instead mapped heterogeneous models, and no model had multiple independent-cohort evaluations. We therefore report the limitations relevant to certainty—risk of bias, imprecision and event sparsity, inconsistency, indirectness and reporting bias—without assigning a categorical certainty rating. Clinical readiness is a separate, review-specific descriptive construct, informed by prediction</w:t>
      </w:r>
      <w:del w:id="116" w:author="English Editor" w:date="2026-10-22T06:51:00Z" w16du:dateUtc="2026-10-22T10:51:00Z">
        <w:r w:rsidRPr="009F6991" w:rsidDel="001107C0">
          <w:rPr>
            <w:szCs w:val="20"/>
            <w14:ligatures w14:val="standardContextual"/>
          </w:rPr>
          <w:delText>-</w:delText>
        </w:r>
      </w:del>
      <w:ins w:id="117" w:author="English Editor" w:date="2026-10-22T06:51:00Z" w16du:dateUtc="2026-10-22T10:51:00Z">
        <w:r w:rsidR="001107C0">
          <w:rPr>
            <w:szCs w:val="20"/>
            <w14:ligatures w14:val="standardContextual"/>
          </w:rPr>
          <w:t xml:space="preserve"> </w:t>
        </w:r>
      </w:ins>
      <w:r w:rsidRPr="009F6991">
        <w:rPr>
          <w:szCs w:val="20"/>
          <w14:ligatures w14:val="standardContextual"/>
        </w:rPr>
        <w:t xml:space="preserve">model guidance [14,15,25–27], not a validated instrument. </w:t>
      </w:r>
      <w:commentRangeStart w:id="118"/>
      <w:r w:rsidRPr="00444BEC">
        <w:rPr>
          <w:szCs w:val="20"/>
          <w:highlight w:val="yellow"/>
          <w14:ligatures w14:val="standardContextual"/>
        </w:rPr>
        <w:t>Table 4</w:t>
      </w:r>
      <w:commentRangeEnd w:id="118"/>
      <w:r w:rsidR="00B66465" w:rsidRPr="009F6991">
        <w:rPr>
          <w:rStyle w:val="CommentReference"/>
          <w:sz w:val="20"/>
          <w:szCs w:val="20"/>
          <w14:ligatures w14:val="standardContextual"/>
        </w:rPr>
        <w:commentReference w:id="118"/>
      </w:r>
      <w:r w:rsidRPr="009F6991">
        <w:rPr>
          <w:szCs w:val="20"/>
          <w14:ligatures w14:val="standardContextual"/>
        </w:rPr>
        <w:t xml:space="preserve"> records whether evidence exists for temporal separation, evaluation beyond development, fixed-model prospective evaluation, independent-cohort evaluation, faithful pipeline replication, replication in multiple cohorts, calibration, decision analysis, low evaluation bias, and clinical impact. Each criterion has an explicit rationale. The categories describe evidence availability and do not establish that a model is safe or effective for deployment.</w:t>
      </w:r>
    </w:p>
    <w:p w14:paraId="2ACF6517" w14:textId="77777777" w:rsidR="00C8142B" w:rsidRPr="009F6991" w:rsidRDefault="001D7585" w:rsidP="009F6991">
      <w:pPr>
        <w:pStyle w:val="MDPI22heading2"/>
        <w:spacing w:before="240"/>
        <w:rPr>
          <w:noProof w:val="0"/>
          <w:szCs w:val="20"/>
          <w14:ligatures w14:val="standardContextual"/>
        </w:rPr>
      </w:pPr>
      <w:r w:rsidRPr="009F6991">
        <w:rPr>
          <w:noProof w:val="0"/>
          <w:szCs w:val="20"/>
          <w14:ligatures w14:val="standardContextual"/>
        </w:rPr>
        <w:t>2.10. Analytical Decisions Made During the Review</w:t>
      </w:r>
    </w:p>
    <w:p w14:paraId="7165E6B7" w14:textId="09EB47C9" w:rsidR="00C8142B" w:rsidRPr="009F6991" w:rsidRDefault="001D7585">
      <w:pPr>
        <w:pStyle w:val="MDPI31text"/>
        <w:rPr>
          <w:szCs w:val="20"/>
          <w14:ligatures w14:val="standardContextual"/>
        </w:rPr>
      </w:pPr>
      <w:r w:rsidRPr="009F6991">
        <w:rPr>
          <w:szCs w:val="20"/>
          <w14:ligatures w14:val="standardContextual"/>
        </w:rPr>
        <w:t>Because no protocol preceded the searches, none of the analytical decisions below can be regarded as prospectively prespecified. The documented original search cut</w:t>
      </w:r>
      <w:ins w:id="119" w:author="English Editor" w:date="2026-10-22T10:26:00Z" w16du:dateUtc="2026-10-22T14:26:00Z">
        <w:r w:rsidR="00F0091C">
          <w:rPr>
            <w:szCs w:val="20"/>
            <w14:ligatures w14:val="standardContextual"/>
          </w:rPr>
          <w:t>-</w:t>
        </w:r>
      </w:ins>
      <w:r w:rsidRPr="009F6991">
        <w:rPr>
          <w:szCs w:val="20"/>
          <w14:ligatures w14:val="standardContextual"/>
        </w:rPr>
        <w:t xml:space="preserve">off was 20 July </w:t>
      </w:r>
      <w:r w:rsidRPr="00736E96">
        <w:rPr>
          <w:szCs w:val="20"/>
          <w14:ligatures w14:val="standardContextual"/>
        </w:rPr>
        <w:t>2026; the PROSPERO record was submitted on 9 September and registered on 10 September 2026 (Section 2.1). Exact completion dates and time-stamped project logs for title/abstract screening, report assessment</w:t>
      </w:r>
      <w:r w:rsidRPr="009F6991">
        <w:rPr>
          <w:szCs w:val="20"/>
          <w14:ligatures w14:val="standardContextual"/>
        </w:rPr>
        <w:t xml:space="preserve">, extraction and initial appraisal are unavailable in the retained archive. Dated execution </w:t>
      </w:r>
      <w:r w:rsidRPr="00B4606C">
        <w:rPr>
          <w:szCs w:val="20"/>
          <w14:ligatures w14:val="standardContextual"/>
        </w:rPr>
        <w:t>records for revision activities, including expanded database reruns, search</w:t>
      </w:r>
      <w:ins w:id="120" w:author="English Editor" w:date="2026-10-22T06:52:00Z" w16du:dateUtc="2026-10-22T10:52:00Z">
        <w:r w:rsidR="0072135B">
          <w:rPr>
            <w:szCs w:val="20"/>
            <w14:ligatures w14:val="standardContextual"/>
          </w:rPr>
          <w:t xml:space="preserve"> </w:t>
        </w:r>
      </w:ins>
      <w:del w:id="121" w:author="English Editor" w:date="2026-10-22T06:52:00Z" w16du:dateUtc="2026-10-22T10:52:00Z">
        <w:r w:rsidRPr="00B4606C" w:rsidDel="0072135B">
          <w:rPr>
            <w:szCs w:val="20"/>
            <w14:ligatures w14:val="standardContextual"/>
          </w:rPr>
          <w:delText>-</w:delText>
        </w:r>
      </w:del>
      <w:r w:rsidRPr="00B4606C">
        <w:rPr>
          <w:szCs w:val="20"/>
          <w14:ligatures w14:val="standardContextual"/>
        </w:rPr>
        <w:t>string peer review and item-level appraisal work, are also unavailable; intermediate stage</w:t>
      </w:r>
      <w:del w:id="122" w:author="English Editor" w:date="2026-10-22T06:52:00Z" w16du:dateUtc="2026-10-22T10:52:00Z">
        <w:r w:rsidRPr="00B4606C" w:rsidDel="007B77E5">
          <w:rPr>
            <w:szCs w:val="20"/>
            <w14:ligatures w14:val="standardContextual"/>
          </w:rPr>
          <w:delText>-</w:delText>
        </w:r>
      </w:del>
      <w:ins w:id="123" w:author="English Editor" w:date="2026-10-22T06:52:00Z" w16du:dateUtc="2026-10-22T10:52:00Z">
        <w:r w:rsidR="007B77E5">
          <w:rPr>
            <w:szCs w:val="20"/>
            <w14:ligatures w14:val="standardContextual"/>
          </w:rPr>
          <w:t xml:space="preserve"> </w:t>
        </w:r>
      </w:ins>
      <w:r w:rsidRPr="00B4606C">
        <w:rPr>
          <w:szCs w:val="20"/>
          <w14:ligatures w14:val="standardContextual"/>
        </w:rPr>
        <w:t>completion dates are therefore not reconstructed. All analytical rules are classified as post hoc: (1) the representative</w:t>
      </w:r>
      <w:del w:id="124" w:author="English Editor" w:date="2026-10-22T06:52:00Z" w16du:dateUtc="2026-10-22T10:52:00Z">
        <w:r w:rsidRPr="00B4606C" w:rsidDel="007B77E5">
          <w:rPr>
            <w:szCs w:val="20"/>
            <w14:ligatures w14:val="standardContextual"/>
          </w:rPr>
          <w:delText>-</w:delText>
        </w:r>
      </w:del>
      <w:ins w:id="125" w:author="English Editor" w:date="2026-10-22T06:52:00Z" w16du:dateUtc="2026-10-22T10:52:00Z">
        <w:r w:rsidR="007B77E5">
          <w:rPr>
            <w:szCs w:val="20"/>
            <w14:ligatures w14:val="standardContextual"/>
          </w:rPr>
          <w:t xml:space="preserve"> </w:t>
        </w:r>
      </w:ins>
      <w:r w:rsidRPr="00B4606C">
        <w:rPr>
          <w:szCs w:val="20"/>
          <w14:ligatures w14:val="standardContextual"/>
        </w:rPr>
        <w:t>result hierarchy and tie-breaking order (Section 2.8), which replaced an earlier rule that preferred the model with higher sensitivity when the alternative had a sensitivity below 0.40; that rule had been applied to one family, for which tie-breaking step (d) selects the same estimate; (2) the descriptive event-count bands (≤15, 16–39 and ≥40 fallers); (3) the complete-article sensitivity analysis and secondary source-access tier; (4) the risk-of-bias sensitivity analysis setting non-analysis domains to low; (5) the known-item mobility check (Section 2.3); (6) the formalized index</w:t>
      </w:r>
      <w:del w:id="126" w:author="English Editor" w:date="2026-10-22T06:53:00Z" w16du:dateUtc="2026-10-22T10:53:00Z">
        <w:r w:rsidRPr="00B4606C" w:rsidDel="009443A9">
          <w:rPr>
            <w:szCs w:val="20"/>
            <w14:ligatures w14:val="standardContextual"/>
          </w:rPr>
          <w:delText>-</w:delText>
        </w:r>
      </w:del>
      <w:ins w:id="127" w:author="English Editor" w:date="2026-10-22T06:53:00Z" w16du:dateUtc="2026-10-22T10:53:00Z">
        <w:r w:rsidR="009443A9">
          <w:rPr>
            <w:szCs w:val="20"/>
            <w14:ligatures w14:val="standardContextual"/>
          </w:rPr>
          <w:t xml:space="preserve"> </w:t>
        </w:r>
      </w:ins>
      <w:r w:rsidRPr="00B4606C">
        <w:rPr>
          <w:szCs w:val="20"/>
          <w14:ligatures w14:val="standardContextual"/>
        </w:rPr>
        <w:t>measure and individualized</w:t>
      </w:r>
      <w:del w:id="128" w:author="English Editor" w:date="2026-10-22T06:53:00Z" w16du:dateUtc="2026-10-22T10:53:00Z">
        <w:r w:rsidRPr="00B4606C" w:rsidDel="009443A9">
          <w:rPr>
            <w:szCs w:val="20"/>
            <w14:ligatures w14:val="standardContextual"/>
          </w:rPr>
          <w:delText>-</w:delText>
        </w:r>
      </w:del>
      <w:ins w:id="129" w:author="English Editor" w:date="2026-10-22T06:53:00Z" w16du:dateUtc="2026-10-22T10:53:00Z">
        <w:r w:rsidR="009443A9">
          <w:rPr>
            <w:szCs w:val="20"/>
            <w14:ligatures w14:val="standardContextual"/>
          </w:rPr>
          <w:t xml:space="preserve"> </w:t>
        </w:r>
      </w:ins>
      <w:r w:rsidRPr="00B4606C">
        <w:rPr>
          <w:szCs w:val="20"/>
          <w14:ligatures w14:val="standardContextual"/>
        </w:rPr>
        <w:t>performance eligibility rules (Section 2.2); and (7) the descriptive clinical</w:t>
      </w:r>
      <w:del w:id="130" w:author="English Editor" w:date="2026-10-22T06:54:00Z" w16du:dateUtc="2026-10-22T10:54:00Z">
        <w:r w:rsidRPr="00B4606C" w:rsidDel="004648AF">
          <w:rPr>
            <w:szCs w:val="20"/>
            <w14:ligatures w14:val="standardContextual"/>
          </w:rPr>
          <w:delText>-</w:delText>
        </w:r>
      </w:del>
      <w:ins w:id="131" w:author="English Editor" w:date="2026-10-22T06:54:00Z" w16du:dateUtc="2026-10-22T10:54:00Z">
        <w:r w:rsidR="004648AF">
          <w:rPr>
            <w:szCs w:val="20"/>
            <w14:ligatures w14:val="standardContextual"/>
          </w:rPr>
          <w:t xml:space="preserve"> </w:t>
        </w:r>
      </w:ins>
      <w:r w:rsidRPr="00B4606C">
        <w:rPr>
          <w:szCs w:val="20"/>
          <w14:ligatures w14:val="standardContextual"/>
        </w:rPr>
        <w:t>readiness criteria (Section 2.9) and source</w:t>
      </w:r>
      <w:del w:id="132" w:author="English Editor" w:date="2026-10-22T06:54:00Z" w16du:dateUtc="2026-10-22T10:54:00Z">
        <w:r w:rsidRPr="009F6991" w:rsidDel="004648AF">
          <w:rPr>
            <w:szCs w:val="20"/>
            <w14:ligatures w14:val="standardContextual"/>
          </w:rPr>
          <w:delText>-</w:delText>
        </w:r>
      </w:del>
      <w:ins w:id="133" w:author="English Editor" w:date="2026-10-22T06:54:00Z" w16du:dateUtc="2026-10-22T10:54:00Z">
        <w:r w:rsidR="004648AF">
          <w:rPr>
            <w:szCs w:val="20"/>
            <w14:ligatures w14:val="standardContextual"/>
          </w:rPr>
          <w:t xml:space="preserve"> </w:t>
        </w:r>
      </w:ins>
      <w:r w:rsidRPr="009F6991">
        <w:rPr>
          <w:szCs w:val="20"/>
          <w14:ligatures w14:val="standardContextual"/>
        </w:rPr>
        <w:t xml:space="preserve">inconsistency sensitivity analysis. </w:t>
      </w:r>
      <w:commentRangeStart w:id="134"/>
      <w:r w:rsidRPr="0046447D">
        <w:rPr>
          <w:szCs w:val="20"/>
          <w:highlight w:val="yellow"/>
          <w14:ligatures w14:val="standardContextual"/>
        </w:rPr>
        <w:t>Table 3</w:t>
      </w:r>
      <w:commentRangeEnd w:id="134"/>
      <w:r w:rsidR="00B66465" w:rsidRPr="009F6991">
        <w:rPr>
          <w:rStyle w:val="CommentReference"/>
          <w:sz w:val="20"/>
          <w:szCs w:val="20"/>
          <w14:ligatures w14:val="standardContextual"/>
        </w:rPr>
        <w:commentReference w:id="134"/>
      </w:r>
      <w:r w:rsidRPr="009F6991">
        <w:rPr>
          <w:szCs w:val="20"/>
          <w14:ligatures w14:val="standardContextual"/>
        </w:rPr>
        <w:t xml:space="preserve"> quantifies the influence of the synthesis decisions on the performance summaries.</w:t>
      </w:r>
    </w:p>
    <w:p w14:paraId="6D50DFA2" w14:textId="77777777" w:rsidR="00C8142B" w:rsidRPr="009F6991" w:rsidRDefault="001D7585" w:rsidP="009F6991">
      <w:pPr>
        <w:pStyle w:val="MDPI21heading1"/>
        <w:rPr>
          <w:szCs w:val="24"/>
          <w14:ligatures w14:val="standardContextual"/>
        </w:rPr>
      </w:pPr>
      <w:r w:rsidRPr="009F6991">
        <w:rPr>
          <w:szCs w:val="24"/>
          <w14:ligatures w14:val="standardContextual"/>
        </w:rPr>
        <w:t>3. Results</w:t>
      </w:r>
    </w:p>
    <w:p w14:paraId="52A02C15" w14:textId="77777777" w:rsidR="00C8142B" w:rsidRPr="009F6991" w:rsidRDefault="001D7585" w:rsidP="009F6991">
      <w:pPr>
        <w:pStyle w:val="MDPI22heading2"/>
        <w:rPr>
          <w:noProof w:val="0"/>
          <w:szCs w:val="20"/>
          <w14:ligatures w14:val="standardContextual"/>
        </w:rPr>
      </w:pPr>
      <w:r w:rsidRPr="009F6991">
        <w:rPr>
          <w:noProof w:val="0"/>
          <w:szCs w:val="20"/>
          <w14:ligatures w14:val="standardContextual"/>
        </w:rPr>
        <w:t>3.1. Study Selection</w:t>
      </w:r>
    </w:p>
    <w:p w14:paraId="65C80090" w14:textId="13C3E106" w:rsidR="00C8142B" w:rsidRPr="008500C8" w:rsidRDefault="001D7585">
      <w:pPr>
        <w:pStyle w:val="MDPI31text"/>
        <w:rPr>
          <w:szCs w:val="20"/>
          <w14:ligatures w14:val="standardContextual"/>
        </w:rPr>
      </w:pPr>
      <w:r w:rsidRPr="009F6991">
        <w:rPr>
          <w:szCs w:val="20"/>
          <w14:ligatures w14:val="standardContextual"/>
        </w:rPr>
        <w:t xml:space="preserve">The documented original searches identified 14,912 records: 14,667 through databases and registers and 245 through other </w:t>
      </w:r>
      <w:r w:rsidRPr="00B4606C">
        <w:rPr>
          <w:szCs w:val="20"/>
          <w14:ligatures w14:val="standardContextual"/>
        </w:rPr>
        <w:t>methods (Supplementary Table S1). After removal of 5433 duplicates, 9479 records were screened</w:t>
      </w:r>
      <w:ins w:id="135" w:author="English Editor" w:date="2026-10-22T10:29:00Z" w16du:dateUtc="2026-10-22T14:29:00Z">
        <w:r w:rsidR="008406C7">
          <w:rPr>
            <w:szCs w:val="20"/>
            <w14:ligatures w14:val="standardContextual"/>
          </w:rPr>
          <w:t>,</w:t>
        </w:r>
      </w:ins>
      <w:r w:rsidRPr="00B4606C">
        <w:rPr>
          <w:szCs w:val="20"/>
          <w14:ligatures w14:val="standardContextual"/>
        </w:rPr>
        <w:t xml:space="preserve"> and 9127 were excluded. Of 352 reports sought, 11 could not be retrieved</w:t>
      </w:r>
      <w:ins w:id="136" w:author="English Editor" w:date="2026-10-22T10:29:00Z" w16du:dateUtc="2026-10-22T14:29:00Z">
        <w:r w:rsidR="008406C7">
          <w:rPr>
            <w:szCs w:val="20"/>
            <w14:ligatures w14:val="standardContextual"/>
          </w:rPr>
          <w:t>,</w:t>
        </w:r>
      </w:ins>
      <w:r w:rsidRPr="00B4606C">
        <w:rPr>
          <w:szCs w:val="20"/>
          <w14:ligatures w14:val="standardContextual"/>
        </w:rPr>
        <w:t xml:space="preserve"> and 341 were assessed for eligibility, including 10 assessed without complete-article access (Figure 1; Supplementary Table S3). Of the 341 reports, 294 were excluded, most commonly because they lacked a prospective </w:t>
      </w:r>
      <w:r w:rsidRPr="009F6991">
        <w:rPr>
          <w:szCs w:val="20"/>
          <w14:ligatures w14:val="standardContextual"/>
        </w:rPr>
        <w:t>fall outcome or valid temporal separation (</w:t>
      </w:r>
      <w:commentRangeStart w:id="137"/>
      <w:r w:rsidRPr="00902A1D">
        <w:rPr>
          <w:szCs w:val="20"/>
          <w:highlight w:val="yellow"/>
          <w14:ligatures w14:val="standardContextual"/>
        </w:rPr>
        <w:t>n</w:t>
      </w:r>
      <w:commentRangeEnd w:id="137"/>
      <w:r w:rsidR="00902A1D" w:rsidRPr="009F6991">
        <w:rPr>
          <w:rStyle w:val="CommentReference"/>
          <w:sz w:val="20"/>
          <w:szCs w:val="20"/>
          <w14:ligatures w14:val="standardContextual"/>
        </w:rPr>
        <w:commentReference w:id="137"/>
      </w:r>
      <w:r w:rsidRPr="009F6991">
        <w:rPr>
          <w:szCs w:val="20"/>
          <w14:ligatures w14:val="standardContextual"/>
        </w:rPr>
        <w:t xml:space="preserve"> = 99), addressed fall detection (</w:t>
      </w:r>
      <w:r w:rsidR="00902A1D" w:rsidRPr="00902A1D">
        <w:rPr>
          <w:iCs/>
          <w:szCs w:val="20"/>
          <w:highlight w:val="yellow"/>
          <w14:ligatures w14:val="standardContextual"/>
        </w:rPr>
        <w:t>n</w:t>
      </w:r>
      <w:r w:rsidRPr="009F6991">
        <w:rPr>
          <w:szCs w:val="20"/>
          <w14:ligatures w14:val="standardContextual"/>
        </w:rPr>
        <w:t xml:space="preserve"> = 53), or reported no individualized performance (</w:t>
      </w:r>
      <w:r w:rsidR="00902A1D" w:rsidRPr="00902A1D">
        <w:rPr>
          <w:iCs/>
          <w:szCs w:val="20"/>
          <w:highlight w:val="yellow"/>
          <w14:ligatures w14:val="standardContextual"/>
        </w:rPr>
        <w:t>n</w:t>
      </w:r>
      <w:r w:rsidRPr="009F6991">
        <w:rPr>
          <w:szCs w:val="20"/>
          <w14:ligatures w14:val="standardContextual"/>
        </w:rPr>
        <w:t xml:space="preserve"> = 44) (</w:t>
      </w:r>
      <w:r w:rsidRPr="00117EF1">
        <w:rPr>
          <w:szCs w:val="20"/>
          <w14:ligatures w14:val="standardContextual"/>
        </w:rPr>
        <w:t xml:space="preserve">Supplementary Table S4). Forty-seven reports representing 37 cohort families were included: 37 were assessed </w:t>
      </w:r>
      <w:del w:id="138" w:author="English Editor" w:date="2026-10-22T10:29:00Z" w16du:dateUtc="2026-10-22T14:29:00Z">
        <w:r w:rsidRPr="009F6991" w:rsidDel="008406C7">
          <w:rPr>
            <w:szCs w:val="20"/>
            <w14:ligatures w14:val="standardContextual"/>
          </w:rPr>
          <w:delText xml:space="preserve">from </w:delText>
        </w:r>
      </w:del>
      <w:ins w:id="139" w:author="English Editor" w:date="2026-10-22T10:29:00Z" w16du:dateUtc="2026-10-22T14:29:00Z">
        <w:r w:rsidR="008406C7">
          <w:rPr>
            <w:szCs w:val="20"/>
            <w14:ligatures w14:val="standardContextual"/>
          </w:rPr>
          <w:t>with</w:t>
        </w:r>
        <w:r w:rsidR="008406C7" w:rsidRPr="009F6991">
          <w:rPr>
            <w:szCs w:val="20"/>
            <w14:ligatures w14:val="standardContextual"/>
          </w:rPr>
          <w:t xml:space="preserve"> </w:t>
        </w:r>
      </w:ins>
      <w:r w:rsidRPr="009F6991">
        <w:rPr>
          <w:szCs w:val="20"/>
          <w14:ligatures w14:val="standardContextual"/>
        </w:rPr>
        <w:t xml:space="preserve">complete articles and 10 without complete-article </w:t>
      </w:r>
      <w:r w:rsidRPr="00117EF1">
        <w:rPr>
          <w:szCs w:val="20"/>
          <w14:ligatures w14:val="standardContextual"/>
        </w:rPr>
        <w:t>access [22,28–73]. Applying the explicit index</w:t>
      </w:r>
      <w:ins w:id="140" w:author="English Editor" w:date="2026-10-22T07:54:00Z" w16du:dateUtc="2026-10-22T11:54:00Z">
        <w:r w:rsidR="00970241">
          <w:rPr>
            <w:szCs w:val="20"/>
            <w14:ligatures w14:val="standardContextual"/>
          </w:rPr>
          <w:t xml:space="preserve"> </w:t>
        </w:r>
      </w:ins>
      <w:del w:id="141" w:author="English Editor" w:date="2026-10-22T07:54:00Z" w16du:dateUtc="2026-10-22T11:54:00Z">
        <w:r w:rsidRPr="00117EF1" w:rsidDel="00970241">
          <w:rPr>
            <w:szCs w:val="20"/>
            <w14:ligatures w14:val="standardContextual"/>
          </w:rPr>
          <w:delText>-</w:delText>
        </w:r>
      </w:del>
      <w:r w:rsidRPr="00117EF1">
        <w:rPr>
          <w:szCs w:val="20"/>
          <w14:ligatures w14:val="standardContextual"/>
        </w:rPr>
        <w:t>measure and individualized</w:t>
      </w:r>
      <w:ins w:id="142" w:author="English Editor" w:date="2026-10-22T07:54:00Z" w16du:dateUtc="2026-10-22T11:54:00Z">
        <w:r w:rsidR="00970241">
          <w:rPr>
            <w:szCs w:val="20"/>
            <w14:ligatures w14:val="standardContextual"/>
          </w:rPr>
          <w:t xml:space="preserve"> </w:t>
        </w:r>
      </w:ins>
      <w:del w:id="143" w:author="English Editor" w:date="2026-10-22T07:54:00Z" w16du:dateUtc="2026-10-22T11:54:00Z">
        <w:r w:rsidRPr="00117EF1" w:rsidDel="00970241">
          <w:rPr>
            <w:szCs w:val="20"/>
            <w14:ligatures w14:val="standardContextual"/>
          </w:rPr>
          <w:delText>-</w:delText>
        </w:r>
      </w:del>
      <w:r w:rsidRPr="00117EF1">
        <w:rPr>
          <w:szCs w:val="20"/>
          <w14:ligatures w14:val="standardContextual"/>
        </w:rPr>
        <w:t xml:space="preserve">performance rules (Section 2.2) to the included reports and to the excluded reports listed in Supplementary Table S4 did not change any eligibility decision. For example, the largest prospective study of injurious </w:t>
      </w:r>
      <w:r w:rsidRPr="009F6991">
        <w:rPr>
          <w:szCs w:val="20"/>
          <w14:ligatures w14:val="standardContextual"/>
        </w:rPr>
        <w:t xml:space="preserve">falls identified (32,619 UK Biobank participants with wrist-sensor gait measures) was excluded because it reported hazard </w:t>
      </w:r>
      <w:r w:rsidRPr="009F6991">
        <w:rPr>
          <w:szCs w:val="20"/>
          <w14:ligatures w14:val="standardContextual"/>
        </w:rPr>
        <w:lastRenderedPageBreak/>
        <w:t>ratios, model</w:t>
      </w:r>
      <w:ins w:id="144" w:author="English Editor" w:date="2026-10-22T07:54:00Z" w16du:dateUtc="2026-10-22T11:54:00Z">
        <w:r w:rsidR="00C243A1">
          <w:rPr>
            <w:szCs w:val="20"/>
            <w14:ligatures w14:val="standardContextual"/>
          </w:rPr>
          <w:t xml:space="preserve"> </w:t>
        </w:r>
      </w:ins>
      <w:del w:id="145" w:author="English Editor" w:date="2026-10-22T07:54:00Z" w16du:dateUtc="2026-10-22T11:54:00Z">
        <w:r w:rsidRPr="009F6991" w:rsidDel="00C243A1">
          <w:rPr>
            <w:szCs w:val="20"/>
            <w14:ligatures w14:val="standardContextual"/>
          </w:rPr>
          <w:delText>-</w:delText>
        </w:r>
      </w:del>
      <w:r w:rsidRPr="009F6991">
        <w:rPr>
          <w:szCs w:val="20"/>
          <w14:ligatures w14:val="standardContextual"/>
        </w:rPr>
        <w:t>fit statistics, and risk-group event rates but no individualized discrimination, calibration, or classification [</w:t>
      </w:r>
      <w:r w:rsidRPr="008500C8">
        <w:rPr>
          <w:szCs w:val="20"/>
          <w14:ligatures w14:val="standardContextual"/>
        </w:rPr>
        <w:t>74] (Supplementary Table S4).</w:t>
      </w:r>
    </w:p>
    <w:p w14:paraId="53B832BB" w14:textId="77777777" w:rsidR="00C8142B" w:rsidRPr="008500C8" w:rsidRDefault="001D7585" w:rsidP="009F6991">
      <w:pPr>
        <w:pStyle w:val="MDPI22heading2"/>
        <w:spacing w:before="240"/>
        <w:rPr>
          <w:noProof w:val="0"/>
          <w:szCs w:val="20"/>
          <w14:ligatures w14:val="standardContextual"/>
        </w:rPr>
      </w:pPr>
      <w:r w:rsidRPr="008500C8">
        <w:rPr>
          <w:noProof w:val="0"/>
          <w:szCs w:val="20"/>
          <w14:ligatures w14:val="standardContextual"/>
        </w:rPr>
        <w:t>3.2. Study and Model Characteristics</w:t>
      </w:r>
    </w:p>
    <w:p w14:paraId="5C7F18C2" w14:textId="62EBCA91" w:rsidR="00C8142B" w:rsidRPr="009F6991" w:rsidRDefault="001D7585">
      <w:pPr>
        <w:pStyle w:val="MDPI31text"/>
        <w:rPr>
          <w:szCs w:val="20"/>
          <w14:ligatures w14:val="standardContextual"/>
        </w:rPr>
      </w:pPr>
      <w:r w:rsidRPr="008500C8">
        <w:rPr>
          <w:szCs w:val="20"/>
          <w14:ligatures w14:val="standardContextual"/>
        </w:rPr>
        <w:t xml:space="preserve">Cohort families ranged from 15 to 1705 participants, and 24 of 37 enrolled fewer than 150 participants (Table 2; report-level extraction in Supplementary Table S2). By intended-use population, 22 reports studied community-dwelling older adults, 12 people with Parkinson disease, dementia, or other neurological conditions, </w:t>
      </w:r>
      <w:ins w:id="146" w:author="English Editor" w:date="2026-10-22T10:30:00Z" w16du:dateUtc="2026-10-22T14:30:00Z">
        <w:r w:rsidR="00FE6764">
          <w:rPr>
            <w:szCs w:val="20"/>
            <w14:ligatures w14:val="standardContextual"/>
          </w:rPr>
          <w:t>se</w:t>
        </w:r>
      </w:ins>
      <w:ins w:id="147" w:author="English Editor" w:date="2026-10-22T10:31:00Z" w16du:dateUtc="2026-10-22T14:31:00Z">
        <w:r w:rsidR="00FE6764">
          <w:rPr>
            <w:szCs w:val="20"/>
            <w14:ligatures w14:val="standardContextual"/>
          </w:rPr>
          <w:t>ven</w:t>
        </w:r>
      </w:ins>
      <w:del w:id="148" w:author="English Editor" w:date="2026-10-22T10:30:00Z" w16du:dateUtc="2026-10-22T14:30:00Z">
        <w:r w:rsidRPr="008500C8" w:rsidDel="00FE6764">
          <w:rPr>
            <w:szCs w:val="20"/>
            <w14:ligatures w14:val="standardContextual"/>
          </w:rPr>
          <w:delText>7</w:delText>
        </w:r>
      </w:del>
      <w:r w:rsidRPr="008500C8">
        <w:rPr>
          <w:szCs w:val="20"/>
          <w14:ligatures w14:val="standardContextual"/>
        </w:rPr>
        <w:t xml:space="preserve"> residents of nursing homes or long-term care, </w:t>
      </w:r>
      <w:ins w:id="149" w:author="English Editor" w:date="2026-10-22T10:31:00Z" w16du:dateUtc="2026-10-22T14:31:00Z">
        <w:r w:rsidR="00FE6764">
          <w:rPr>
            <w:szCs w:val="20"/>
            <w14:ligatures w14:val="standardContextual"/>
          </w:rPr>
          <w:t>four</w:t>
        </w:r>
      </w:ins>
      <w:del w:id="150" w:author="English Editor" w:date="2026-10-22T10:31:00Z" w16du:dateUtc="2026-10-22T14:31:00Z">
        <w:r w:rsidRPr="008500C8" w:rsidDel="00FE6764">
          <w:rPr>
            <w:szCs w:val="20"/>
            <w14:ligatures w14:val="standardContextual"/>
          </w:rPr>
          <w:delText>4</w:delText>
        </w:r>
      </w:del>
      <w:r w:rsidRPr="008500C8">
        <w:rPr>
          <w:szCs w:val="20"/>
          <w14:ligatures w14:val="standardContextual"/>
        </w:rPr>
        <w:t xml:space="preserve"> hospital or rehabilitation patients, and </w:t>
      </w:r>
      <w:ins w:id="151" w:author="English Editor" w:date="2026-10-22T10:31:00Z" w16du:dateUtc="2026-10-22T14:31:00Z">
        <w:r w:rsidR="00FE6764">
          <w:rPr>
            <w:szCs w:val="20"/>
            <w14:ligatures w14:val="standardContextual"/>
          </w:rPr>
          <w:t>two</w:t>
        </w:r>
      </w:ins>
      <w:del w:id="152" w:author="English Editor" w:date="2026-10-22T10:31:00Z" w16du:dateUtc="2026-10-22T14:31:00Z">
        <w:r w:rsidRPr="008500C8" w:rsidDel="00FE6764">
          <w:rPr>
            <w:szCs w:val="20"/>
            <w14:ligatures w14:val="standardContextual"/>
          </w:rPr>
          <w:delText>2</w:delText>
        </w:r>
      </w:del>
      <w:r w:rsidRPr="008500C8">
        <w:rPr>
          <w:szCs w:val="20"/>
          <w14:ligatures w14:val="standardContextual"/>
        </w:rPr>
        <w:t xml:space="preserve"> emergency</w:t>
      </w:r>
      <w:ins w:id="153" w:author="English Editor" w:date="2026-10-22T07:56:00Z" w16du:dateUtc="2026-10-22T11:56:00Z">
        <w:r w:rsidR="00C243A1">
          <w:rPr>
            <w:szCs w:val="20"/>
            <w14:ligatures w14:val="standardContextual"/>
          </w:rPr>
          <w:t xml:space="preserve"> </w:t>
        </w:r>
      </w:ins>
      <w:del w:id="154" w:author="English Editor" w:date="2026-10-22T07:56:00Z" w16du:dateUtc="2026-10-22T11:56:00Z">
        <w:r w:rsidRPr="008500C8" w:rsidDel="00C243A1">
          <w:rPr>
            <w:szCs w:val="20"/>
            <w14:ligatures w14:val="standardContextual"/>
          </w:rPr>
          <w:delText>-</w:delText>
        </w:r>
      </w:del>
      <w:r w:rsidRPr="008500C8">
        <w:rPr>
          <w:szCs w:val="20"/>
          <w14:ligatures w14:val="standardContextual"/>
        </w:rPr>
        <w:t xml:space="preserve">department patients. In a mutually exclusive population and setting grouping, the 37 cohort families comprised 17 community-screening families, 10 disease-specific families, </w:t>
      </w:r>
      <w:ins w:id="155" w:author="English Editor" w:date="2026-10-22T10:31:00Z" w16du:dateUtc="2026-10-22T14:31:00Z">
        <w:r w:rsidR="00FE6764">
          <w:rPr>
            <w:szCs w:val="20"/>
            <w14:ligatures w14:val="standardContextual"/>
          </w:rPr>
          <w:t>five</w:t>
        </w:r>
      </w:ins>
      <w:del w:id="156" w:author="English Editor" w:date="2026-10-22T10:31:00Z" w16du:dateUtc="2026-10-22T14:31:00Z">
        <w:r w:rsidRPr="008500C8" w:rsidDel="00FE6764">
          <w:rPr>
            <w:szCs w:val="20"/>
            <w14:ligatures w14:val="standardContextual"/>
          </w:rPr>
          <w:delText>5</w:delText>
        </w:r>
      </w:del>
      <w:r w:rsidRPr="008500C8">
        <w:rPr>
          <w:szCs w:val="20"/>
          <w14:ligatures w14:val="standardContextual"/>
        </w:rPr>
        <w:t xml:space="preserve"> long-term</w:t>
      </w:r>
      <w:ins w:id="157" w:author="English Editor" w:date="2026-10-22T07:56:00Z" w16du:dateUtc="2026-10-22T11:56:00Z">
        <w:r w:rsidR="00C243A1">
          <w:rPr>
            <w:szCs w:val="20"/>
            <w14:ligatures w14:val="standardContextual"/>
          </w:rPr>
          <w:t xml:space="preserve"> </w:t>
        </w:r>
      </w:ins>
      <w:del w:id="158" w:author="English Editor" w:date="2026-10-22T07:56:00Z" w16du:dateUtc="2026-10-22T11:56:00Z">
        <w:r w:rsidRPr="008500C8" w:rsidDel="00C243A1">
          <w:rPr>
            <w:szCs w:val="20"/>
            <w14:ligatures w14:val="standardContextual"/>
          </w:rPr>
          <w:delText>-</w:delText>
        </w:r>
      </w:del>
      <w:r w:rsidRPr="008500C8">
        <w:rPr>
          <w:szCs w:val="20"/>
          <w14:ligatures w14:val="standardContextual"/>
        </w:rPr>
        <w:t xml:space="preserve">care families, </w:t>
      </w:r>
      <w:ins w:id="159" w:author="English Editor" w:date="2026-10-22T10:31:00Z" w16du:dateUtc="2026-10-22T14:31:00Z">
        <w:r w:rsidR="00FE6764">
          <w:rPr>
            <w:szCs w:val="20"/>
            <w14:ligatures w14:val="standardContextual"/>
          </w:rPr>
          <w:t>three</w:t>
        </w:r>
      </w:ins>
      <w:del w:id="160" w:author="English Editor" w:date="2026-10-22T10:31:00Z" w16du:dateUtc="2026-10-22T14:31:00Z">
        <w:r w:rsidRPr="008500C8" w:rsidDel="00FE6764">
          <w:rPr>
            <w:szCs w:val="20"/>
            <w14:ligatures w14:val="standardContextual"/>
          </w:rPr>
          <w:delText>3</w:delText>
        </w:r>
      </w:del>
      <w:r w:rsidRPr="008500C8">
        <w:rPr>
          <w:szCs w:val="20"/>
          <w14:ligatures w14:val="standardContextual"/>
        </w:rPr>
        <w:t xml:space="preserve"> families addressing short-term risk after hospital or emergency</w:t>
      </w:r>
      <w:ins w:id="161" w:author="English Editor" w:date="2026-10-22T07:57:00Z" w16du:dateUtc="2026-10-22T11:57:00Z">
        <w:r w:rsidR="00C243A1">
          <w:rPr>
            <w:szCs w:val="20"/>
            <w14:ligatures w14:val="standardContextual"/>
          </w:rPr>
          <w:t xml:space="preserve"> </w:t>
        </w:r>
      </w:ins>
      <w:del w:id="162" w:author="English Editor" w:date="2026-10-22T07:57:00Z" w16du:dateUtc="2026-10-22T11:57:00Z">
        <w:r w:rsidRPr="008500C8" w:rsidDel="00C243A1">
          <w:rPr>
            <w:szCs w:val="20"/>
            <w14:ligatures w14:val="standardContextual"/>
          </w:rPr>
          <w:delText>-</w:delText>
        </w:r>
      </w:del>
      <w:r w:rsidRPr="008500C8">
        <w:rPr>
          <w:szCs w:val="20"/>
          <w14:ligatures w14:val="standardContextual"/>
        </w:rPr>
        <w:t xml:space="preserve">department discharge [22,28,61], and </w:t>
      </w:r>
      <w:ins w:id="163" w:author="English Editor" w:date="2026-10-22T10:31:00Z" w16du:dateUtc="2026-10-22T14:31:00Z">
        <w:r w:rsidR="00FE6764">
          <w:rPr>
            <w:szCs w:val="20"/>
            <w14:ligatures w14:val="standardContextual"/>
          </w:rPr>
          <w:t>two</w:t>
        </w:r>
      </w:ins>
      <w:del w:id="164" w:author="English Editor" w:date="2026-10-22T10:31:00Z" w16du:dateUtc="2026-10-22T14:31:00Z">
        <w:r w:rsidRPr="008500C8" w:rsidDel="00FE6764">
          <w:rPr>
            <w:szCs w:val="20"/>
            <w14:ligatures w14:val="standardContextual"/>
          </w:rPr>
          <w:delText>2</w:delText>
        </w:r>
      </w:del>
      <w:r w:rsidRPr="008500C8">
        <w:rPr>
          <w:szCs w:val="20"/>
          <w14:ligatures w14:val="standardContextual"/>
        </w:rPr>
        <w:t xml:space="preserve"> other hospital or clinic families [29,30,56]; these groups differ from the overlapping clinical use cases in Section 1</w:t>
      </w:r>
      <w:r w:rsidRPr="009F6991">
        <w:rPr>
          <w:szCs w:val="20"/>
          <w14:ligatures w14:val="standardContextual"/>
        </w:rPr>
        <w:t xml:space="preserve">, and dynamic, rolling-horizon prediction was addressed by one dementia family [54,66]. Prediction horizons ranged from 7 days to 5 years, most commonly 6–12 months. Any fall was the dominant outcome; recurrent falls, first falls, and fall counts were </w:t>
      </w:r>
      <w:r w:rsidR="00405D77" w:rsidRPr="009F6991">
        <w:rPr>
          <w:szCs w:val="20"/>
          <w14:ligatures w14:val="standardContextual"/>
        </w:rPr>
        <w:t>modeled</w:t>
      </w:r>
      <w:r w:rsidRPr="009F6991">
        <w:rPr>
          <w:szCs w:val="20"/>
          <w14:ligatures w14:val="standardContextual"/>
        </w:rPr>
        <w:t xml:space="preserve"> less often, and no included model predicted injurious falls </w:t>
      </w:r>
      <w:r w:rsidRPr="008500C8">
        <w:rPr>
          <w:szCs w:val="20"/>
          <w14:ligatures w14:val="standardContextual"/>
        </w:rPr>
        <w:t xml:space="preserve">(Section 3.1). Three reports contained source-level numerical inconsistencies; only affected metrics were excluded or qualified (Section 2.5): partition counts that did not sum to the reported total [58], classification percentages </w:t>
      </w:r>
      <w:r w:rsidRPr="009F6991">
        <w:rPr>
          <w:szCs w:val="20"/>
          <w14:ligatures w14:val="standardContextual"/>
        </w:rPr>
        <w:t>that could not arise from a single 2 × 2 table because they summarized repeated runs [55], and single-predictor results that were incompatible with the stated denominators and with their own AUCs [46] (Table 2 footnotes).</w:t>
      </w:r>
    </w:p>
    <w:p w14:paraId="12E5A8BD" w14:textId="7ECF1426" w:rsidR="00C8142B" w:rsidRPr="009F6991" w:rsidRDefault="001D7585">
      <w:pPr>
        <w:pStyle w:val="MDPI31text"/>
        <w:rPr>
          <w:szCs w:val="20"/>
          <w14:ligatures w14:val="standardContextual"/>
        </w:rPr>
      </w:pPr>
      <w:r w:rsidRPr="009F6991">
        <w:rPr>
          <w:szCs w:val="20"/>
          <w14:ligatures w14:val="standardContextual"/>
        </w:rPr>
        <w:t xml:space="preserve">Forty-five reports used wearable or portable sensors—IMUs on the trunk, waist, shank, or foot; smartphones; instrumented insoles or footwear; and footswitches—and two linked reports from one dementia cohort used ambient computer vision [54,66]. Structured gait tasks predominated, particularly instrumented Timed Up and Go (iTUG) tests and straight walking; free-living monitoring lasted from 24 h to 14 days. </w:t>
      </w:r>
      <w:r w:rsidR="00405D77" w:rsidRPr="009F6991">
        <w:rPr>
          <w:szCs w:val="20"/>
          <w14:ligatures w14:val="standardContextual"/>
        </w:rPr>
        <w:t>Modeling</w:t>
      </w:r>
      <w:r w:rsidRPr="009F6991">
        <w:rPr>
          <w:szCs w:val="20"/>
          <w14:ligatures w14:val="standardContextual"/>
        </w:rPr>
        <w:t xml:space="preserve"> approaches ranged from logistic and survival regression to classification trees, support</w:t>
      </w:r>
      <w:ins w:id="165" w:author="English Editor" w:date="2026-10-22T07:57:00Z" w16du:dateUtc="2026-10-22T11:57:00Z">
        <w:r w:rsidR="00C243A1">
          <w:rPr>
            <w:szCs w:val="20"/>
            <w14:ligatures w14:val="standardContextual"/>
          </w:rPr>
          <w:t xml:space="preserve"> </w:t>
        </w:r>
      </w:ins>
      <w:del w:id="166" w:author="English Editor" w:date="2026-10-22T07:57:00Z" w16du:dateUtc="2026-10-22T11:57:00Z">
        <w:r w:rsidRPr="009F6991" w:rsidDel="00C243A1">
          <w:rPr>
            <w:szCs w:val="20"/>
            <w14:ligatures w14:val="standardContextual"/>
          </w:rPr>
          <w:delText>-</w:delText>
        </w:r>
      </w:del>
      <w:r w:rsidRPr="009F6991">
        <w:rPr>
          <w:szCs w:val="20"/>
          <w14:ligatures w14:val="standardContextual"/>
        </w:rPr>
        <w:t>vector machines, random forests, and deep neural networks. For three reports, only a separable prospective analysis was eligible: the baseline iTUG model against falls during one month after discharge [28], the participant-level model of new-onset falls at 18 months [47], and the logistic model of falls over 6 months [60].</w:t>
      </w:r>
    </w:p>
    <w:p w14:paraId="0F872178" w14:textId="77777777" w:rsidR="00C8142B" w:rsidRPr="009F6991" w:rsidRDefault="00C8142B" w:rsidP="009F6991">
      <w:pPr>
        <w:adjustRightInd w:val="0"/>
        <w:snapToGrid w:val="0"/>
        <w:ind w:left="2608" w:firstLine="425"/>
        <w:rPr>
          <w:snapToGrid w:val="0"/>
          <w14:ligatures w14:val="standardContextual"/>
        </w:rPr>
        <w:sectPr w:rsidR="00C8142B" w:rsidRPr="009F6991" w:rsidSect="00C02670">
          <w:headerReference w:type="even" r:id="rId14"/>
          <w:headerReference w:type="default" r:id="rId15"/>
          <w:footerReference w:type="default" r:id="rId16"/>
          <w:headerReference w:type="first" r:id="rId17"/>
          <w:footerReference w:type="first" r:id="rId18"/>
          <w:type w:val="continuous"/>
          <w:pgSz w:w="11906" w:h="16838" w:code="9"/>
          <w:pgMar w:top="1417" w:right="720" w:bottom="907" w:left="720" w:header="720" w:footer="612" w:gutter="0"/>
          <w:pgNumType w:start="1"/>
          <w:cols w:space="425"/>
          <w:titlePg/>
          <w:bidi/>
          <w:docGrid w:type="lines" w:linePitch="326"/>
        </w:sectPr>
      </w:pPr>
    </w:p>
    <w:p w14:paraId="4E1BC505" w14:textId="77777777" w:rsidR="00C8142B" w:rsidRDefault="001D7585" w:rsidP="009F6991">
      <w:pPr>
        <w:pStyle w:val="MDPI41tablecaption"/>
        <w:spacing w:before="0"/>
        <w:rPr>
          <w:rFonts w:cs="Times New Roman"/>
          <w:snapToGrid w:val="0"/>
          <w:szCs w:val="18"/>
          <w14:ligatures w14:val="standardContextual"/>
        </w:rPr>
      </w:pPr>
      <w:commentRangeStart w:id="167"/>
      <w:r w:rsidRPr="0056593B">
        <w:rPr>
          <w:rFonts w:cs="Times New Roman"/>
          <w:b/>
          <w:snapToGrid w:val="0"/>
          <w:szCs w:val="18"/>
          <w:highlight w:val="yellow"/>
          <w14:ligatures w14:val="standardContextual"/>
        </w:rPr>
        <w:lastRenderedPageBreak/>
        <w:t>Table 2</w:t>
      </w:r>
      <w:commentRangeEnd w:id="167"/>
      <w:r w:rsidR="00B66465" w:rsidRPr="009F6991">
        <w:rPr>
          <w:rStyle w:val="CommentReference"/>
          <w:rFonts w:cs="Times New Roman"/>
          <w:b/>
          <w:snapToGrid w:val="0"/>
          <w:sz w:val="18"/>
          <w:szCs w:val="18"/>
          <w14:ligatures w14:val="standardContextual"/>
        </w:rPr>
        <w:commentReference w:id="167"/>
      </w:r>
      <w:r w:rsidRPr="009F6991">
        <w:rPr>
          <w:rFonts w:cs="Times New Roman"/>
          <w:b/>
          <w:snapToGrid w:val="0"/>
          <w:szCs w:val="18"/>
          <w14:ligatures w14:val="standardContextual"/>
        </w:rPr>
        <w:t xml:space="preserve">. </w:t>
      </w:r>
      <w:r w:rsidRPr="009F6991">
        <w:rPr>
          <w:rFonts w:cs="Times New Roman"/>
          <w:snapToGrid w:val="0"/>
          <w:szCs w:val="18"/>
          <w14:ligatures w14:val="standardContextual"/>
        </w:rPr>
        <w:t>Characteristics and principal results of the 37 cohort families (47 reports).</w:t>
      </w:r>
    </w:p>
    <w:tbl>
      <w:tblPr>
        <w:tblW w:w="5000" w:type="pct"/>
        <w:jc w:val="center"/>
        <w:tblBorders>
          <w:top w:val="single" w:sz="8" w:space="0" w:color="auto"/>
          <w:bottom w:val="single" w:sz="8" w:space="0" w:color="auto"/>
          <w:insideH w:val="single" w:sz="4" w:space="0" w:color="auto"/>
        </w:tblBorders>
        <w:tblCellMar>
          <w:left w:w="0" w:type="dxa"/>
          <w:right w:w="0" w:type="dxa"/>
        </w:tblCellMar>
        <w:tblLook w:val="04A0" w:firstRow="1" w:lastRow="0" w:firstColumn="1" w:lastColumn="0" w:noHBand="0" w:noVBand="1"/>
      </w:tblPr>
      <w:tblGrid>
        <w:gridCol w:w="2224"/>
        <w:gridCol w:w="2251"/>
        <w:gridCol w:w="2467"/>
        <w:gridCol w:w="2846"/>
        <w:gridCol w:w="1786"/>
        <w:gridCol w:w="2103"/>
        <w:gridCol w:w="1721"/>
      </w:tblGrid>
      <w:tr w:rsidR="009F6991" w:rsidRPr="009F6991" w14:paraId="43E64DB6" w14:textId="77777777" w:rsidTr="007C5019">
        <w:trPr>
          <w:cantSplit/>
          <w:jc w:val="center"/>
        </w:trPr>
        <w:tc>
          <w:tcPr>
            <w:tcW w:w="722" w:type="pct"/>
            <w:vAlign w:val="center"/>
            <w:hideMark/>
          </w:tcPr>
          <w:p w14:paraId="27C1F3FD" w14:textId="5CAD82D2" w:rsidR="009F6991" w:rsidRPr="009F6991" w:rsidRDefault="009F6991" w:rsidP="009F6991">
            <w:pPr>
              <w:adjustRightInd w:val="0"/>
              <w:snapToGrid w:val="0"/>
              <w:spacing w:line="260" w:lineRule="atLeast"/>
              <w:jc w:val="center"/>
              <w:rPr>
                <w:rFonts w:eastAsia="Times New Roman" w:cs="Calibri"/>
                <w:b/>
                <w:bCs/>
                <w:szCs w:val="18"/>
              </w:rPr>
            </w:pPr>
            <w:r w:rsidRPr="009F6991">
              <w:rPr>
                <w:rFonts w:eastAsia="Times New Roman" w:cs="Calibri"/>
                <w:b/>
                <w:bCs/>
              </w:rPr>
              <w:t xml:space="preserve">Cohort </w:t>
            </w:r>
            <w:r w:rsidR="00786ACD" w:rsidRPr="009F6991">
              <w:rPr>
                <w:rFonts w:eastAsia="Times New Roman" w:cs="Calibri"/>
                <w:b/>
                <w:bCs/>
              </w:rPr>
              <w:t xml:space="preserve">Family </w:t>
            </w:r>
            <w:r w:rsidRPr="009F6991">
              <w:rPr>
                <w:rFonts w:eastAsia="Times New Roman" w:cs="Calibri"/>
                <w:b/>
                <w:bCs/>
              </w:rPr>
              <w:t>[</w:t>
            </w:r>
            <w:r w:rsidR="00786ACD" w:rsidRPr="009F6991">
              <w:rPr>
                <w:rFonts w:eastAsia="Times New Roman" w:cs="Calibri"/>
                <w:b/>
                <w:bCs/>
              </w:rPr>
              <w:t>Reports</w:t>
            </w:r>
            <w:r w:rsidRPr="009F6991">
              <w:rPr>
                <w:rFonts w:eastAsia="Times New Roman" w:cs="Calibri"/>
                <w:b/>
                <w:bCs/>
              </w:rPr>
              <w:t>]</w:t>
            </w:r>
          </w:p>
        </w:tc>
        <w:tc>
          <w:tcPr>
            <w:tcW w:w="731" w:type="pct"/>
            <w:vAlign w:val="center"/>
            <w:hideMark/>
          </w:tcPr>
          <w:p w14:paraId="56B9F7B7" w14:textId="6AD730C9" w:rsidR="009F6991" w:rsidRPr="009F6991" w:rsidRDefault="009F6991" w:rsidP="009F6991">
            <w:pPr>
              <w:adjustRightInd w:val="0"/>
              <w:snapToGrid w:val="0"/>
              <w:spacing w:line="260" w:lineRule="atLeast"/>
              <w:jc w:val="center"/>
              <w:rPr>
                <w:rFonts w:eastAsia="Times New Roman" w:cs="Calibri"/>
                <w:b/>
                <w:bCs/>
                <w:szCs w:val="18"/>
              </w:rPr>
            </w:pPr>
            <w:r w:rsidRPr="009F6991">
              <w:rPr>
                <w:rFonts w:eastAsia="Times New Roman" w:cs="Calibri"/>
                <w:b/>
                <w:bCs/>
              </w:rPr>
              <w:t xml:space="preserve">Population; </w:t>
            </w:r>
            <w:commentRangeStart w:id="168"/>
            <w:r w:rsidR="00902A1D" w:rsidRPr="00902A1D">
              <w:rPr>
                <w:rFonts w:eastAsia="Times New Roman" w:cs="Calibri"/>
                <w:b/>
                <w:bCs/>
                <w:iCs/>
                <w:highlight w:val="yellow"/>
              </w:rPr>
              <w:t>n</w:t>
            </w:r>
            <w:commentRangeEnd w:id="168"/>
            <w:r w:rsidR="007C5019" w:rsidRPr="009F6991">
              <w:rPr>
                <w:rStyle w:val="CommentReference"/>
                <w:rFonts w:eastAsia="Times New Roman" w:cs="Calibri"/>
                <w:b/>
                <w:bCs/>
                <w:sz w:val="20"/>
                <w:szCs w:val="20"/>
              </w:rPr>
              <w:commentReference w:id="168"/>
            </w:r>
            <w:r w:rsidRPr="009F6991">
              <w:rPr>
                <w:rFonts w:eastAsia="Times New Roman" w:cs="Calibri"/>
                <w:b/>
                <w:bCs/>
              </w:rPr>
              <w:t xml:space="preserve"> (</w:t>
            </w:r>
            <w:r w:rsidR="00786ACD" w:rsidRPr="009F6991">
              <w:rPr>
                <w:rFonts w:eastAsia="Times New Roman" w:cs="Calibri"/>
                <w:b/>
                <w:bCs/>
              </w:rPr>
              <w:t>Fallers</w:t>
            </w:r>
            <w:r w:rsidRPr="009F6991">
              <w:rPr>
                <w:rFonts w:eastAsia="Times New Roman" w:cs="Calibri"/>
                <w:b/>
                <w:bCs/>
              </w:rPr>
              <w:t>)</w:t>
            </w:r>
          </w:p>
        </w:tc>
        <w:tc>
          <w:tcPr>
            <w:tcW w:w="801" w:type="pct"/>
            <w:vAlign w:val="center"/>
            <w:hideMark/>
          </w:tcPr>
          <w:p w14:paraId="37611A45" w14:textId="5BA3F9F2" w:rsidR="009F6991" w:rsidRPr="009F6991" w:rsidRDefault="009F6991" w:rsidP="009F6991">
            <w:pPr>
              <w:adjustRightInd w:val="0"/>
              <w:snapToGrid w:val="0"/>
              <w:spacing w:line="260" w:lineRule="atLeast"/>
              <w:jc w:val="center"/>
              <w:rPr>
                <w:rFonts w:eastAsia="Times New Roman" w:cs="Calibri"/>
                <w:b/>
                <w:bCs/>
                <w:szCs w:val="18"/>
              </w:rPr>
            </w:pPr>
            <w:r w:rsidRPr="009F6991">
              <w:rPr>
                <w:rFonts w:eastAsia="Times New Roman" w:cs="Calibri"/>
                <w:b/>
                <w:bCs/>
              </w:rPr>
              <w:t xml:space="preserve">Sensing; </w:t>
            </w:r>
            <w:r w:rsidR="00786ACD" w:rsidRPr="009F6991">
              <w:rPr>
                <w:rFonts w:eastAsia="Times New Roman" w:cs="Calibri"/>
                <w:b/>
                <w:bCs/>
              </w:rPr>
              <w:t>Gait Task</w:t>
            </w:r>
          </w:p>
        </w:tc>
        <w:tc>
          <w:tcPr>
            <w:tcW w:w="924" w:type="pct"/>
            <w:vAlign w:val="center"/>
            <w:hideMark/>
          </w:tcPr>
          <w:p w14:paraId="2339AD66" w14:textId="10D15D0E" w:rsidR="009F6991" w:rsidRPr="009F6991" w:rsidRDefault="009F6991" w:rsidP="009F6991">
            <w:pPr>
              <w:adjustRightInd w:val="0"/>
              <w:snapToGrid w:val="0"/>
              <w:spacing w:line="260" w:lineRule="atLeast"/>
              <w:jc w:val="center"/>
              <w:rPr>
                <w:rFonts w:eastAsia="Times New Roman" w:cs="Calibri"/>
                <w:b/>
                <w:bCs/>
                <w:szCs w:val="18"/>
              </w:rPr>
            </w:pPr>
            <w:r w:rsidRPr="009F6991">
              <w:rPr>
                <w:rFonts w:eastAsia="Times New Roman" w:cs="Calibri"/>
                <w:b/>
                <w:bCs/>
              </w:rPr>
              <w:t xml:space="preserve">Outcome; </w:t>
            </w:r>
            <w:r w:rsidR="00786ACD" w:rsidRPr="009F6991">
              <w:rPr>
                <w:rFonts w:eastAsia="Times New Roman" w:cs="Calibri"/>
                <w:b/>
                <w:bCs/>
              </w:rPr>
              <w:t>Horizon</w:t>
            </w:r>
          </w:p>
        </w:tc>
        <w:tc>
          <w:tcPr>
            <w:tcW w:w="580" w:type="pct"/>
            <w:vAlign w:val="center"/>
            <w:hideMark/>
          </w:tcPr>
          <w:p w14:paraId="76BDDDD8" w14:textId="59573EEA" w:rsidR="009F6991" w:rsidRPr="005A163D" w:rsidRDefault="009F6991" w:rsidP="009F6991">
            <w:pPr>
              <w:adjustRightInd w:val="0"/>
              <w:snapToGrid w:val="0"/>
              <w:spacing w:line="260" w:lineRule="atLeast"/>
              <w:jc w:val="center"/>
              <w:rPr>
                <w:rFonts w:eastAsia="Times New Roman" w:cs="Calibri"/>
                <w:b/>
                <w:bCs/>
                <w:szCs w:val="18"/>
              </w:rPr>
            </w:pPr>
            <w:r w:rsidRPr="005A163D">
              <w:rPr>
                <w:rFonts w:eastAsia="Times New Roman" w:cs="Calibri"/>
                <w:b/>
                <w:bCs/>
              </w:rPr>
              <w:t xml:space="preserve">Validation </w:t>
            </w:r>
            <w:r w:rsidR="00786ACD" w:rsidRPr="005A163D">
              <w:rPr>
                <w:rFonts w:eastAsia="Times New Roman" w:cs="Calibri"/>
                <w:b/>
                <w:bCs/>
              </w:rPr>
              <w:t>Stage</w:t>
            </w:r>
            <w:r w:rsidRPr="005A163D">
              <w:rPr>
                <w:rFonts w:eastAsia="Times New Roman" w:cs="Calibri"/>
                <w:b/>
                <w:bCs/>
              </w:rPr>
              <w:t>(s)</w:t>
            </w:r>
          </w:p>
        </w:tc>
        <w:tc>
          <w:tcPr>
            <w:tcW w:w="683" w:type="pct"/>
            <w:vAlign w:val="center"/>
            <w:hideMark/>
          </w:tcPr>
          <w:p w14:paraId="6CF4A5B8" w14:textId="66FB4794" w:rsidR="009F6991" w:rsidRPr="009F6991" w:rsidRDefault="009F6991" w:rsidP="009F6991">
            <w:pPr>
              <w:adjustRightInd w:val="0"/>
              <w:snapToGrid w:val="0"/>
              <w:spacing w:line="260" w:lineRule="atLeast"/>
              <w:jc w:val="center"/>
              <w:rPr>
                <w:rFonts w:eastAsia="Times New Roman" w:cs="Calibri"/>
                <w:b/>
                <w:bCs/>
                <w:szCs w:val="18"/>
              </w:rPr>
            </w:pPr>
            <w:r w:rsidRPr="009F6991">
              <w:rPr>
                <w:rFonts w:eastAsia="Times New Roman" w:cs="Calibri"/>
                <w:b/>
                <w:bCs/>
              </w:rPr>
              <w:t xml:space="preserve">Principal </w:t>
            </w:r>
            <w:r w:rsidR="00786ACD" w:rsidRPr="009F6991">
              <w:rPr>
                <w:rFonts w:eastAsia="Times New Roman" w:cs="Calibri"/>
                <w:b/>
                <w:bCs/>
              </w:rPr>
              <w:t xml:space="preserve">Performance </w:t>
            </w:r>
            <w:r w:rsidRPr="009F6991">
              <w:rPr>
                <w:rFonts w:eastAsia="Times New Roman" w:cs="Calibri"/>
                <w:b/>
                <w:bCs/>
              </w:rPr>
              <w:t>(</w:t>
            </w:r>
            <w:r w:rsidR="00786ACD" w:rsidRPr="009F6991">
              <w:rPr>
                <w:rFonts w:eastAsia="Times New Roman" w:cs="Calibri"/>
                <w:b/>
                <w:bCs/>
              </w:rPr>
              <w:t>Stage</w:t>
            </w:r>
            <w:r w:rsidRPr="009F6991">
              <w:rPr>
                <w:rFonts w:eastAsia="Times New Roman" w:cs="Calibri"/>
                <w:b/>
                <w:bCs/>
              </w:rPr>
              <w:t>)</w:t>
            </w:r>
          </w:p>
        </w:tc>
        <w:tc>
          <w:tcPr>
            <w:tcW w:w="559" w:type="pct"/>
            <w:vAlign w:val="center"/>
            <w:hideMark/>
          </w:tcPr>
          <w:p w14:paraId="00868699" w14:textId="1A3568D1" w:rsidR="009F6991" w:rsidRPr="009F6991" w:rsidRDefault="009F6991" w:rsidP="009F6991">
            <w:pPr>
              <w:adjustRightInd w:val="0"/>
              <w:snapToGrid w:val="0"/>
              <w:spacing w:line="260" w:lineRule="atLeast"/>
              <w:jc w:val="center"/>
              <w:rPr>
                <w:rFonts w:eastAsia="Times New Roman" w:cs="Calibri"/>
                <w:b/>
                <w:bCs/>
                <w:szCs w:val="18"/>
              </w:rPr>
            </w:pPr>
            <w:r w:rsidRPr="009F6991">
              <w:rPr>
                <w:rFonts w:eastAsia="Times New Roman" w:cs="Calibri"/>
                <w:b/>
                <w:bCs/>
              </w:rPr>
              <w:t>Quality</w:t>
            </w:r>
            <w:r w:rsidR="005A163D">
              <w:rPr>
                <w:rFonts w:eastAsia="Times New Roman" w:cs="Calibri"/>
                <w:b/>
                <w:bCs/>
              </w:rPr>
              <w:t>/</w:t>
            </w:r>
            <w:r w:rsidRPr="009F6991">
              <w:rPr>
                <w:rFonts w:eastAsia="Times New Roman" w:cs="Calibri"/>
                <w:b/>
                <w:bCs/>
              </w:rPr>
              <w:t>RoB (D/E)</w:t>
            </w:r>
          </w:p>
        </w:tc>
      </w:tr>
      <w:tr w:rsidR="009F6991" w:rsidRPr="009F6991" w14:paraId="08F33E06" w14:textId="77777777" w:rsidTr="007C5019">
        <w:trPr>
          <w:jc w:val="center"/>
        </w:trPr>
        <w:tc>
          <w:tcPr>
            <w:tcW w:w="722" w:type="pct"/>
            <w:vAlign w:val="center"/>
            <w:hideMark/>
          </w:tcPr>
          <w:p w14:paraId="75400672" w14:textId="51B72398"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Marschollek et al. 2011 [29</w:t>
            </w:r>
            <w:r w:rsidRPr="00647193">
              <w:rPr>
                <w:rFonts w:eastAsia="Times New Roman" w:cs="Calibri"/>
              </w:rPr>
              <w:t>]</w:t>
            </w:r>
            <w:r w:rsidR="00647193">
              <w:rPr>
                <w:rFonts w:eastAsia="Times New Roman" w:cs="Calibri"/>
              </w:rPr>
              <w:t xml:space="preserve"> </w:t>
            </w:r>
            <w:r w:rsidRPr="00647193">
              <w:rPr>
                <w:rFonts w:eastAsia="Times New Roman" w:cs="Calibri"/>
              </w:rPr>
              <w:t>†, [30]</w:t>
            </w:r>
          </w:p>
        </w:tc>
        <w:tc>
          <w:tcPr>
            <w:tcW w:w="731" w:type="pct"/>
            <w:vAlign w:val="center"/>
            <w:hideMark/>
          </w:tcPr>
          <w:p w14:paraId="34444C1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Geriatric inpatients; 119 enrolled, 46 analyzed (19)</w:t>
            </w:r>
          </w:p>
        </w:tc>
        <w:tc>
          <w:tcPr>
            <w:tcW w:w="801" w:type="pct"/>
            <w:vAlign w:val="center"/>
            <w:hideMark/>
          </w:tcPr>
          <w:p w14:paraId="3B27A775" w14:textId="7818C470"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Waist accelerometer; TUG and 20</w:t>
            </w:r>
            <w:ins w:id="169" w:author="English Editor" w:date="2026-10-22T07:57:00Z" w16du:dateUtc="2026-10-22T11:57:00Z">
              <w:r w:rsidR="00C243A1">
                <w:rPr>
                  <w:rFonts w:eastAsia="Times New Roman" w:cs="Calibri"/>
                </w:rPr>
                <w:t xml:space="preserve"> </w:t>
              </w:r>
            </w:ins>
            <w:del w:id="170" w:author="English Editor" w:date="2026-10-22T07:57:00Z" w16du:dateUtc="2026-10-22T11:57:00Z">
              <w:r w:rsidRPr="009F6991" w:rsidDel="00C243A1">
                <w:rPr>
                  <w:rFonts w:eastAsia="Times New Roman" w:cs="Calibri"/>
                </w:rPr>
                <w:delText>-</w:delText>
              </w:r>
            </w:del>
            <w:r w:rsidRPr="009F6991">
              <w:rPr>
                <w:rFonts w:eastAsia="Times New Roman" w:cs="Calibri"/>
              </w:rPr>
              <w:t>m walk</w:t>
            </w:r>
          </w:p>
        </w:tc>
        <w:tc>
          <w:tcPr>
            <w:tcW w:w="924" w:type="pct"/>
            <w:vAlign w:val="center"/>
            <w:hideMark/>
          </w:tcPr>
          <w:p w14:paraId="7B50079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483F6499" w14:textId="77777777" w:rsidR="009F6991" w:rsidRPr="005A163D" w:rsidRDefault="009F6991" w:rsidP="009F6991">
            <w:pPr>
              <w:adjustRightInd w:val="0"/>
              <w:snapToGrid w:val="0"/>
              <w:spacing w:line="260" w:lineRule="atLeast"/>
              <w:jc w:val="center"/>
              <w:rPr>
                <w:rFonts w:eastAsia="Times New Roman" w:cs="Calibri"/>
                <w:szCs w:val="18"/>
              </w:rPr>
            </w:pPr>
            <w:r w:rsidRPr="005A163D">
              <w:rPr>
                <w:rFonts w:eastAsia="Times New Roman" w:cs="Calibri"/>
              </w:rPr>
              <w:t>Int (2)</w:t>
            </w:r>
          </w:p>
        </w:tc>
        <w:tc>
          <w:tcPr>
            <w:tcW w:w="683" w:type="pct"/>
            <w:vAlign w:val="center"/>
            <w:hideMark/>
          </w:tcPr>
          <w:p w14:paraId="43032576" w14:textId="4BA95F50"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0.72 (Int; LR [30]); tree AUC 0.87 [29]</w:t>
            </w:r>
            <w:r w:rsidR="00761A4E">
              <w:rPr>
                <w:rFonts w:eastAsia="Times New Roman" w:cs="Calibri"/>
              </w:rPr>
              <w:t xml:space="preserve"> </w:t>
            </w:r>
            <w:r w:rsidRPr="009F6991">
              <w:rPr>
                <w:rFonts w:eastAsia="Times New Roman" w:cs="Calibri"/>
              </w:rPr>
              <w:t>†</w:t>
            </w:r>
          </w:p>
        </w:tc>
        <w:tc>
          <w:tcPr>
            <w:tcW w:w="559" w:type="pct"/>
            <w:vAlign w:val="center"/>
            <w:hideMark/>
          </w:tcPr>
          <w:p w14:paraId="6AC0FE9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 abstract-only report NE</w:t>
            </w:r>
          </w:p>
        </w:tc>
      </w:tr>
      <w:tr w:rsidR="009F6991" w:rsidRPr="009F6991" w14:paraId="039E51C2" w14:textId="77777777" w:rsidTr="007C5019">
        <w:trPr>
          <w:jc w:val="center"/>
        </w:trPr>
        <w:tc>
          <w:tcPr>
            <w:tcW w:w="722" w:type="pct"/>
            <w:vAlign w:val="center"/>
            <w:hideMark/>
          </w:tcPr>
          <w:p w14:paraId="769F1FE1" w14:textId="3BBA4EF6"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Greene et al. 2012 [31]</w:t>
            </w:r>
            <w:r w:rsidR="00761A4E">
              <w:rPr>
                <w:rFonts w:eastAsia="Times New Roman" w:cs="Calibri"/>
              </w:rPr>
              <w:t xml:space="preserve"> </w:t>
            </w:r>
            <w:r w:rsidRPr="009F6991">
              <w:rPr>
                <w:rFonts w:eastAsia="Times New Roman" w:cs="Calibri"/>
              </w:rPr>
              <w:t>†</w:t>
            </w:r>
          </w:p>
        </w:tc>
        <w:tc>
          <w:tcPr>
            <w:tcW w:w="731" w:type="pct"/>
            <w:vAlign w:val="center"/>
            <w:hideMark/>
          </w:tcPr>
          <w:p w14:paraId="5196E15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226 (fallers NR)</w:t>
            </w:r>
          </w:p>
        </w:tc>
        <w:tc>
          <w:tcPr>
            <w:tcW w:w="801" w:type="pct"/>
            <w:vAlign w:val="center"/>
            <w:hideMark/>
          </w:tcPr>
          <w:p w14:paraId="244EAD8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Shank IMUs; iTUG</w:t>
            </w:r>
          </w:p>
        </w:tc>
        <w:tc>
          <w:tcPr>
            <w:tcW w:w="924" w:type="pct"/>
            <w:vAlign w:val="center"/>
            <w:hideMark/>
          </w:tcPr>
          <w:p w14:paraId="7963EA5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2 y</w:t>
            </w:r>
          </w:p>
        </w:tc>
        <w:tc>
          <w:tcPr>
            <w:tcW w:w="580" w:type="pct"/>
            <w:vAlign w:val="center"/>
            <w:hideMark/>
          </w:tcPr>
          <w:p w14:paraId="0922AEDB" w14:textId="77777777" w:rsidR="009F6991" w:rsidRPr="005A163D" w:rsidRDefault="009F6991" w:rsidP="009F6991">
            <w:pPr>
              <w:adjustRightInd w:val="0"/>
              <w:snapToGrid w:val="0"/>
              <w:spacing w:line="260" w:lineRule="atLeast"/>
              <w:jc w:val="center"/>
              <w:rPr>
                <w:rFonts w:eastAsia="Times New Roman" w:cs="Calibri"/>
                <w:szCs w:val="18"/>
              </w:rPr>
            </w:pPr>
            <w:r w:rsidRPr="005A163D">
              <w:rPr>
                <w:rFonts w:eastAsia="Times New Roman" w:cs="Calibri"/>
              </w:rPr>
              <w:t>Int</w:t>
            </w:r>
          </w:p>
        </w:tc>
        <w:tc>
          <w:tcPr>
            <w:tcW w:w="683" w:type="pct"/>
            <w:vAlign w:val="center"/>
            <w:hideMark/>
          </w:tcPr>
          <w:p w14:paraId="129ABC8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0.78 (publisher-indexed excerpt); CV accuracy 0.80 (95% CI 0.77–0.82); Se/Sp NR</w:t>
            </w:r>
          </w:p>
        </w:tc>
        <w:tc>
          <w:tcPr>
            <w:tcW w:w="559" w:type="pct"/>
            <w:vAlign w:val="center"/>
            <w:hideMark/>
          </w:tcPr>
          <w:p w14:paraId="553F975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r w:rsidR="009F6991" w:rsidRPr="009F6991" w14:paraId="3264C38F" w14:textId="77777777" w:rsidTr="007C5019">
        <w:trPr>
          <w:jc w:val="center"/>
        </w:trPr>
        <w:tc>
          <w:tcPr>
            <w:tcW w:w="722" w:type="pct"/>
            <w:vAlign w:val="center"/>
            <w:hideMark/>
          </w:tcPr>
          <w:p w14:paraId="6BB32ED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Weiss et al. 2013 [32]</w:t>
            </w:r>
          </w:p>
        </w:tc>
        <w:tc>
          <w:tcPr>
            <w:tcW w:w="731" w:type="pct"/>
            <w:vAlign w:val="center"/>
            <w:hideMark/>
          </w:tcPr>
          <w:p w14:paraId="5418736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57 (12 recurrent)</w:t>
            </w:r>
          </w:p>
        </w:tc>
        <w:tc>
          <w:tcPr>
            <w:tcW w:w="801" w:type="pct"/>
            <w:vAlign w:val="center"/>
            <w:hideMark/>
          </w:tcPr>
          <w:p w14:paraId="4910F28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Lower-back accelerometer, 3 days; daily life</w:t>
            </w:r>
          </w:p>
        </w:tc>
        <w:tc>
          <w:tcPr>
            <w:tcW w:w="924" w:type="pct"/>
            <w:vAlign w:val="center"/>
            <w:hideMark/>
          </w:tcPr>
          <w:p w14:paraId="2A357F1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Recurrent falls; 6 mo</w:t>
            </w:r>
          </w:p>
        </w:tc>
        <w:tc>
          <w:tcPr>
            <w:tcW w:w="580" w:type="pct"/>
            <w:vAlign w:val="center"/>
            <w:hideMark/>
          </w:tcPr>
          <w:p w14:paraId="6159387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36D9413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Accuracy 0.95 vs. 0.84 for clinical tests; AUC NR</w:t>
            </w:r>
          </w:p>
        </w:tc>
        <w:tc>
          <w:tcPr>
            <w:tcW w:w="559" w:type="pct"/>
            <w:vAlign w:val="center"/>
            <w:hideMark/>
          </w:tcPr>
          <w:p w14:paraId="47A8D0F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02DCAB70" w14:textId="77777777" w:rsidTr="007C5019">
        <w:trPr>
          <w:jc w:val="center"/>
        </w:trPr>
        <w:tc>
          <w:tcPr>
            <w:tcW w:w="722" w:type="pct"/>
            <w:vAlign w:val="center"/>
            <w:hideMark/>
          </w:tcPr>
          <w:p w14:paraId="5EAF1126" w14:textId="75741778"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Schwesig et al. 2013 [33]</w:t>
            </w:r>
            <w:r w:rsidR="00761A4E">
              <w:rPr>
                <w:rFonts w:eastAsia="Times New Roman" w:cs="Calibri"/>
              </w:rPr>
              <w:t xml:space="preserve"> </w:t>
            </w:r>
            <w:r w:rsidRPr="009F6991">
              <w:rPr>
                <w:rFonts w:eastAsia="Times New Roman" w:cs="Calibri"/>
              </w:rPr>
              <w:t>†</w:t>
            </w:r>
          </w:p>
        </w:tc>
        <w:tc>
          <w:tcPr>
            <w:tcW w:w="731" w:type="pct"/>
            <w:vAlign w:val="center"/>
            <w:hideMark/>
          </w:tcPr>
          <w:p w14:paraId="7D31D49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Nursing home; 146 (17 recurrent)</w:t>
            </w:r>
          </w:p>
        </w:tc>
        <w:tc>
          <w:tcPr>
            <w:tcW w:w="801" w:type="pct"/>
            <w:vAlign w:val="center"/>
            <w:hideMark/>
          </w:tcPr>
          <w:p w14:paraId="7BB5935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Mobile gait system and posturography</w:t>
            </w:r>
          </w:p>
        </w:tc>
        <w:tc>
          <w:tcPr>
            <w:tcW w:w="924" w:type="pct"/>
            <w:vAlign w:val="center"/>
            <w:hideMark/>
          </w:tcPr>
          <w:p w14:paraId="7FE3A0B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&gt;2 falls; 12 mo</w:t>
            </w:r>
          </w:p>
        </w:tc>
        <w:tc>
          <w:tcPr>
            <w:tcW w:w="580" w:type="pct"/>
            <w:vAlign w:val="center"/>
            <w:hideMark/>
          </w:tcPr>
          <w:p w14:paraId="5A997A6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PFE, then TSU</w:t>
            </w:r>
          </w:p>
        </w:tc>
        <w:tc>
          <w:tcPr>
            <w:tcW w:w="683" w:type="pct"/>
            <w:vAlign w:val="center"/>
            <w:hideMark/>
          </w:tcPr>
          <w:p w14:paraId="4CF986E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Se 0.47 (prior parameters); updated rule PPV 0.12, NPV 0.88; AUC NR</w:t>
            </w:r>
          </w:p>
        </w:tc>
        <w:tc>
          <w:tcPr>
            <w:tcW w:w="559" w:type="pct"/>
            <w:vAlign w:val="center"/>
            <w:hideMark/>
          </w:tcPr>
          <w:p w14:paraId="1BB827D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r w:rsidR="009F6991" w:rsidRPr="009F6991" w14:paraId="54EDB38E" w14:textId="77777777" w:rsidTr="007C5019">
        <w:trPr>
          <w:jc w:val="center"/>
        </w:trPr>
        <w:tc>
          <w:tcPr>
            <w:tcW w:w="722" w:type="pct"/>
            <w:vAlign w:val="center"/>
            <w:hideMark/>
          </w:tcPr>
          <w:p w14:paraId="66A99CB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Doi et al. 2013 [34]</w:t>
            </w:r>
          </w:p>
        </w:tc>
        <w:tc>
          <w:tcPr>
            <w:tcW w:w="731" w:type="pct"/>
            <w:vAlign w:val="center"/>
            <w:hideMark/>
          </w:tcPr>
          <w:p w14:paraId="13EEC93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73 (16)</w:t>
            </w:r>
          </w:p>
        </w:tc>
        <w:tc>
          <w:tcPr>
            <w:tcW w:w="801" w:type="pct"/>
            <w:vAlign w:val="center"/>
            <w:hideMark/>
          </w:tcPr>
          <w:p w14:paraId="4AAA298F" w14:textId="55CFAE52"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Trunk accelerometers; usual</w:t>
            </w:r>
            <w:ins w:id="171" w:author="English Editor" w:date="2026-10-22T07:57:00Z" w16du:dateUtc="2026-10-22T11:57:00Z">
              <w:r w:rsidR="00C243A1">
                <w:rPr>
                  <w:rFonts w:eastAsia="Times New Roman" w:cs="Calibri"/>
                </w:rPr>
                <w:t xml:space="preserve"> </w:t>
              </w:r>
            </w:ins>
            <w:del w:id="172" w:author="English Editor" w:date="2026-10-22T07:57:00Z" w16du:dateUtc="2026-10-22T11:57:00Z">
              <w:r w:rsidRPr="009F6991" w:rsidDel="00C243A1">
                <w:rPr>
                  <w:rFonts w:eastAsia="Times New Roman" w:cs="Calibri"/>
                </w:rPr>
                <w:delText>-</w:delText>
              </w:r>
            </w:del>
            <w:r w:rsidRPr="009F6991">
              <w:rPr>
                <w:rFonts w:eastAsia="Times New Roman" w:cs="Calibri"/>
              </w:rPr>
              <w:t>pace walk</w:t>
            </w:r>
          </w:p>
        </w:tc>
        <w:tc>
          <w:tcPr>
            <w:tcW w:w="924" w:type="pct"/>
            <w:vAlign w:val="center"/>
            <w:hideMark/>
          </w:tcPr>
          <w:p w14:paraId="7D091FF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621C892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7BC71E3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0.81 (95% CI 0.69–0.93) (App)</w:t>
            </w:r>
          </w:p>
        </w:tc>
        <w:tc>
          <w:tcPr>
            <w:tcW w:w="559" w:type="pct"/>
            <w:vAlign w:val="center"/>
            <w:hideMark/>
          </w:tcPr>
          <w:p w14:paraId="20E038B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139AD1F7" w14:textId="77777777" w:rsidTr="007C5019">
        <w:trPr>
          <w:jc w:val="center"/>
        </w:trPr>
        <w:tc>
          <w:tcPr>
            <w:tcW w:w="722" w:type="pct"/>
            <w:vAlign w:val="center"/>
            <w:hideMark/>
          </w:tcPr>
          <w:p w14:paraId="3E0E22F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Mignardot et al. 2014 [35]</w:t>
            </w:r>
          </w:p>
        </w:tc>
        <w:tc>
          <w:tcPr>
            <w:tcW w:w="731" w:type="pct"/>
            <w:vAlign w:val="center"/>
            <w:hideMark/>
          </w:tcPr>
          <w:p w14:paraId="3F5FD8B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no prior falls; 256 (20 at 0–6 mo)</w:t>
            </w:r>
          </w:p>
        </w:tc>
        <w:tc>
          <w:tcPr>
            <w:tcW w:w="801" w:type="pct"/>
            <w:vAlign w:val="center"/>
            <w:hideMark/>
          </w:tcPr>
          <w:p w14:paraId="5B09917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Accelerometric gait system; four walking tests</w:t>
            </w:r>
          </w:p>
        </w:tc>
        <w:tc>
          <w:tcPr>
            <w:tcW w:w="924" w:type="pct"/>
            <w:vAlign w:val="center"/>
            <w:hideMark/>
          </w:tcPr>
          <w:p w14:paraId="191D4EE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Time to first fall; 24 mo</w:t>
            </w:r>
          </w:p>
        </w:tc>
        <w:tc>
          <w:tcPr>
            <w:tcW w:w="580" w:type="pct"/>
            <w:vAlign w:val="center"/>
            <w:hideMark/>
          </w:tcPr>
          <w:p w14:paraId="1469C0C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381459BF" w14:textId="22ECB796"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0.70 (95% CI 0.64–0.75; 0–6 mo) (App); no signal &gt;12 mo</w:t>
            </w:r>
          </w:p>
        </w:tc>
        <w:tc>
          <w:tcPr>
            <w:tcW w:w="559" w:type="pct"/>
            <w:vAlign w:val="center"/>
            <w:hideMark/>
          </w:tcPr>
          <w:p w14:paraId="7FC3BF9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49BA8AC9" w14:textId="77777777" w:rsidTr="007C5019">
        <w:trPr>
          <w:jc w:val="center"/>
        </w:trPr>
        <w:tc>
          <w:tcPr>
            <w:tcW w:w="722" w:type="pct"/>
            <w:vAlign w:val="center"/>
            <w:hideMark/>
          </w:tcPr>
          <w:p w14:paraId="3575A1C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Schwenk et al. 2014 [36]</w:t>
            </w:r>
          </w:p>
        </w:tc>
        <w:tc>
          <w:tcPr>
            <w:tcW w:w="731" w:type="pct"/>
            <w:vAlign w:val="center"/>
            <w:hideMark/>
          </w:tcPr>
          <w:p w14:paraId="7CCD5B1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Dementia after rehabilitation; 77 (28)</w:t>
            </w:r>
          </w:p>
        </w:tc>
        <w:tc>
          <w:tcPr>
            <w:tcW w:w="801" w:type="pct"/>
            <w:vAlign w:val="center"/>
            <w:hideMark/>
          </w:tcPr>
          <w:p w14:paraId="6D2B5EF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Body-worn motion sensor, 24 h; daily life</w:t>
            </w:r>
          </w:p>
        </w:tc>
        <w:tc>
          <w:tcPr>
            <w:tcW w:w="924" w:type="pct"/>
            <w:vAlign w:val="center"/>
            <w:hideMark/>
          </w:tcPr>
          <w:p w14:paraId="33E7D23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3 mo</w:t>
            </w:r>
          </w:p>
        </w:tc>
        <w:tc>
          <w:tcPr>
            <w:tcW w:w="580" w:type="pct"/>
            <w:vAlign w:val="center"/>
            <w:hideMark/>
          </w:tcPr>
          <w:p w14:paraId="5F78A51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3262D2D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0.77 (fall history + walking-bout duration) (App)</w:t>
            </w:r>
          </w:p>
        </w:tc>
        <w:tc>
          <w:tcPr>
            <w:tcW w:w="559" w:type="pct"/>
            <w:vAlign w:val="center"/>
            <w:hideMark/>
          </w:tcPr>
          <w:p w14:paraId="143ED69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2CE5E2DA" w14:textId="77777777" w:rsidTr="007C5019">
        <w:trPr>
          <w:jc w:val="center"/>
        </w:trPr>
        <w:tc>
          <w:tcPr>
            <w:tcW w:w="722" w:type="pct"/>
            <w:vAlign w:val="center"/>
            <w:hideMark/>
          </w:tcPr>
          <w:p w14:paraId="146B228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FARAO: van Schooten et al. 2015 [37], 2016 [38]; Ihlen et al. 2018 [42]; Nait Aicha et al. 2018 [43]</w:t>
            </w:r>
          </w:p>
        </w:tc>
        <w:tc>
          <w:tcPr>
            <w:tcW w:w="731" w:type="pct"/>
            <w:vAlign w:val="center"/>
            <w:hideMark/>
          </w:tcPr>
          <w:p w14:paraId="6D176E6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169–296 (59–134)</w:t>
            </w:r>
          </w:p>
        </w:tc>
        <w:tc>
          <w:tcPr>
            <w:tcW w:w="801" w:type="pct"/>
            <w:vAlign w:val="center"/>
            <w:hideMark/>
          </w:tcPr>
          <w:p w14:paraId="36F3407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Trunk accelerometer, 1 week; daily life</w:t>
            </w:r>
          </w:p>
        </w:tc>
        <w:tc>
          <w:tcPr>
            <w:tcW w:w="924" w:type="pct"/>
            <w:vAlign w:val="center"/>
            <w:hideMark/>
          </w:tcPr>
          <w:p w14:paraId="2CFC96A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first, second, single, or multiple falls; 6–12 mo</w:t>
            </w:r>
          </w:p>
        </w:tc>
        <w:tc>
          <w:tcPr>
            <w:tcW w:w="580" w:type="pct"/>
            <w:vAlign w:val="center"/>
            <w:hideMark/>
          </w:tcPr>
          <w:p w14:paraId="712C6FD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 (1), Int (3)</w:t>
            </w:r>
          </w:p>
        </w:tc>
        <w:tc>
          <w:tcPr>
            <w:tcW w:w="683" w:type="pct"/>
            <w:vAlign w:val="center"/>
            <w:hideMark/>
          </w:tcPr>
          <w:p w14:paraId="50CA750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0.75 (Int; participant-level split [43]); 0.94 with sample-level leakage [43]; 0.82 combined model (App) [37]</w:t>
            </w:r>
          </w:p>
        </w:tc>
        <w:tc>
          <w:tcPr>
            <w:tcW w:w="559" w:type="pct"/>
            <w:vAlign w:val="center"/>
            <w:hideMark/>
          </w:tcPr>
          <w:p w14:paraId="01F847C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 (all 4)</w:t>
            </w:r>
          </w:p>
        </w:tc>
      </w:tr>
      <w:tr w:rsidR="009F6991" w:rsidRPr="009F6991" w14:paraId="6C105E52" w14:textId="77777777" w:rsidTr="007C5019">
        <w:trPr>
          <w:jc w:val="center"/>
        </w:trPr>
        <w:tc>
          <w:tcPr>
            <w:tcW w:w="722" w:type="pct"/>
            <w:vAlign w:val="center"/>
            <w:hideMark/>
          </w:tcPr>
          <w:p w14:paraId="0A3C84F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Howcroft program: Howcroft et al. 2017 [39]†, 2018 [44]; Drover et al. 2017 [40]</w:t>
            </w:r>
          </w:p>
        </w:tc>
        <w:tc>
          <w:tcPr>
            <w:tcW w:w="731" w:type="pct"/>
            <w:vAlign w:val="center"/>
            <w:hideMark/>
          </w:tcPr>
          <w:p w14:paraId="4EC5B1F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Older adults; 71–75 (28)</w:t>
            </w:r>
          </w:p>
        </w:tc>
        <w:tc>
          <w:tcPr>
            <w:tcW w:w="801" w:type="pct"/>
            <w:vAlign w:val="center"/>
            <w:hideMark/>
          </w:tcPr>
          <w:p w14:paraId="1148964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Insoles and/or leg, pelvis, and head accelerometers; walking tests</w:t>
            </w:r>
          </w:p>
        </w:tc>
        <w:tc>
          <w:tcPr>
            <w:tcW w:w="924" w:type="pct"/>
            <w:vAlign w:val="center"/>
            <w:hideMark/>
          </w:tcPr>
          <w:p w14:paraId="28BA54A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0F4E2DE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 (2 complete-article reports); validation NR [39]†</w:t>
            </w:r>
          </w:p>
        </w:tc>
        <w:tc>
          <w:tcPr>
            <w:tcW w:w="683" w:type="pct"/>
            <w:vAlign w:val="center"/>
            <w:hideMark/>
          </w:tcPr>
          <w:p w14:paraId="45431F2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Accuracy 0.57–0.77; Se 0.43–0.66; AUC NR</w:t>
            </w:r>
          </w:p>
        </w:tc>
        <w:tc>
          <w:tcPr>
            <w:tcW w:w="559" w:type="pct"/>
            <w:vAlign w:val="center"/>
            <w:hideMark/>
          </w:tcPr>
          <w:p w14:paraId="3B0FE6A7" w14:textId="31FB9228"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 (</w:t>
            </w:r>
            <w:ins w:id="173" w:author="English Editor" w:date="2026-10-22T10:59:00Z" w16du:dateUtc="2026-10-22T14:59:00Z">
              <w:r w:rsidR="00BE3D22">
                <w:rPr>
                  <w:rFonts w:eastAsia="Times New Roman" w:cs="Calibri"/>
                </w:rPr>
                <w:t>two</w:t>
              </w:r>
            </w:ins>
            <w:del w:id="174" w:author="English Editor" w:date="2026-10-22T10:59:00Z" w16du:dateUtc="2026-10-22T14:59:00Z">
              <w:r w:rsidRPr="009F6991" w:rsidDel="00BE3D22">
                <w:rPr>
                  <w:rFonts w:eastAsia="Times New Roman" w:cs="Calibri"/>
                </w:rPr>
                <w:delText>2</w:delText>
              </w:r>
            </w:del>
            <w:r w:rsidRPr="009F6991">
              <w:rPr>
                <w:rFonts w:eastAsia="Times New Roman" w:cs="Calibri"/>
              </w:rPr>
              <w:t xml:space="preserve"> complete-article reports); abstract report NE</w:t>
            </w:r>
          </w:p>
        </w:tc>
      </w:tr>
      <w:tr w:rsidR="009F6991" w:rsidRPr="009F6991" w14:paraId="52979029" w14:textId="77777777" w:rsidTr="007C5019">
        <w:trPr>
          <w:jc w:val="center"/>
        </w:trPr>
        <w:tc>
          <w:tcPr>
            <w:tcW w:w="722" w:type="pct"/>
            <w:vAlign w:val="center"/>
            <w:hideMark/>
          </w:tcPr>
          <w:p w14:paraId="4AFF5ED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lastRenderedPageBreak/>
              <w:t>QTUG Parkinson disease: Greene et al. 2018 [41], 2022 [57]</w:t>
            </w:r>
          </w:p>
        </w:tc>
        <w:tc>
          <w:tcPr>
            <w:tcW w:w="731" w:type="pct"/>
            <w:vAlign w:val="center"/>
            <w:hideMark/>
          </w:tcPr>
          <w:p w14:paraId="41E5F2B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Parkinson disease; 15 (4 at 90 d; 8 at 24 wk)</w:t>
            </w:r>
          </w:p>
        </w:tc>
        <w:tc>
          <w:tcPr>
            <w:tcW w:w="801" w:type="pct"/>
            <w:vAlign w:val="center"/>
            <w:hideMark/>
          </w:tcPr>
          <w:p w14:paraId="2D9D081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Shank IMUs; QTUG</w:t>
            </w:r>
          </w:p>
        </w:tc>
        <w:tc>
          <w:tcPr>
            <w:tcW w:w="924" w:type="pct"/>
            <w:vAlign w:val="center"/>
            <w:hideMark/>
          </w:tcPr>
          <w:p w14:paraId="7C4BF0E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90/180 d [41]; fall count, 24 wk [57]</w:t>
            </w:r>
          </w:p>
        </w:tc>
        <w:tc>
          <w:tcPr>
            <w:tcW w:w="580" w:type="pct"/>
            <w:vAlign w:val="center"/>
            <w:hideMark/>
          </w:tcPr>
          <w:p w14:paraId="0865E7F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PFE [41]; TSU [57]</w:t>
            </w:r>
          </w:p>
        </w:tc>
        <w:tc>
          <w:tcPr>
            <w:tcW w:w="683" w:type="pct"/>
            <w:vAlign w:val="center"/>
            <w:hideMark/>
          </w:tcPr>
          <w:p w14:paraId="48810051" w14:textId="2035C41F"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 xml:space="preserve">Accuracy 0.73 (90 d), 0.58 (180 d); count </w:t>
            </w:r>
            <w:r w:rsidRPr="007C5019">
              <w:rPr>
                <w:rFonts w:eastAsia="Times New Roman" w:cs="Calibri"/>
              </w:rPr>
              <w:t>model R</w:t>
            </w:r>
            <w:r w:rsidR="00BF23A6" w:rsidRPr="007C5019">
              <w:rPr>
                <w:rFonts w:eastAsia="Times New Roman" w:cs="Calibri"/>
                <w:vertAlign w:val="superscript"/>
              </w:rPr>
              <w:t>2</w:t>
            </w:r>
            <w:r w:rsidRPr="007C5019">
              <w:rPr>
                <w:rFonts w:eastAsia="Times New Roman" w:cs="Calibri"/>
              </w:rPr>
              <w:t xml:space="preserve"> 0.50</w:t>
            </w:r>
            <w:r w:rsidRPr="009F6991">
              <w:rPr>
                <w:rFonts w:eastAsia="Times New Roman" w:cs="Calibri"/>
              </w:rPr>
              <w:t>; AUC NR</w:t>
            </w:r>
          </w:p>
        </w:tc>
        <w:tc>
          <w:tcPr>
            <w:tcW w:w="559" w:type="pct"/>
            <w:vAlign w:val="center"/>
            <w:hideMark/>
          </w:tcPr>
          <w:p w14:paraId="17F5FA7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NA/H [41]; H/H [57]</w:t>
            </w:r>
          </w:p>
        </w:tc>
      </w:tr>
      <w:tr w:rsidR="009F6991" w:rsidRPr="009F6991" w14:paraId="47048007" w14:textId="77777777" w:rsidTr="007C5019">
        <w:trPr>
          <w:jc w:val="center"/>
        </w:trPr>
        <w:tc>
          <w:tcPr>
            <w:tcW w:w="722" w:type="pct"/>
            <w:vAlign w:val="center"/>
            <w:hideMark/>
          </w:tcPr>
          <w:p w14:paraId="1B824D5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Bizovska et al. 2018 [45]</w:t>
            </w:r>
          </w:p>
        </w:tc>
        <w:tc>
          <w:tcPr>
            <w:tcW w:w="731" w:type="pct"/>
            <w:vAlign w:val="center"/>
            <w:hideMark/>
          </w:tcPr>
          <w:p w14:paraId="70DCB66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96 (15 recurrent)</w:t>
            </w:r>
          </w:p>
        </w:tc>
        <w:tc>
          <w:tcPr>
            <w:tcW w:w="801" w:type="pct"/>
            <w:vAlign w:val="center"/>
            <w:hideMark/>
          </w:tcPr>
          <w:p w14:paraId="5E4F4E8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Trunk/shank IMUs; walking</w:t>
            </w:r>
          </w:p>
        </w:tc>
        <w:tc>
          <w:tcPr>
            <w:tcW w:w="924" w:type="pct"/>
            <w:vAlign w:val="center"/>
            <w:hideMark/>
          </w:tcPr>
          <w:p w14:paraId="2385B19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Recurrent falls; 12 mo</w:t>
            </w:r>
          </w:p>
        </w:tc>
        <w:tc>
          <w:tcPr>
            <w:tcW w:w="580" w:type="pct"/>
            <w:vAlign w:val="center"/>
            <w:hideMark/>
          </w:tcPr>
          <w:p w14:paraId="5AF9FDE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438EC59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0.76 (App); stability alone 0.67</w:t>
            </w:r>
          </w:p>
        </w:tc>
        <w:tc>
          <w:tcPr>
            <w:tcW w:w="559" w:type="pct"/>
            <w:vAlign w:val="center"/>
            <w:hideMark/>
          </w:tcPr>
          <w:p w14:paraId="573FD61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519ACE53" w14:textId="77777777" w:rsidTr="007C5019">
        <w:trPr>
          <w:jc w:val="center"/>
        </w:trPr>
        <w:tc>
          <w:tcPr>
            <w:tcW w:w="722" w:type="pct"/>
            <w:vAlign w:val="center"/>
            <w:hideMark/>
          </w:tcPr>
          <w:p w14:paraId="12B06051" w14:textId="1F7770C8"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Marques et al. 2018 [46]</w:t>
            </w:r>
            <w:r w:rsidR="007C5019">
              <w:rPr>
                <w:rFonts w:eastAsia="Times New Roman" w:cs="Calibri"/>
              </w:rPr>
              <w:t xml:space="preserve"> </w:t>
            </w:r>
            <w:r w:rsidRPr="009F6991">
              <w:rPr>
                <w:rFonts w:eastAsia="Times New Roman" w:cs="Calibri"/>
              </w:rPr>
              <w:t>‡</w:t>
            </w:r>
          </w:p>
        </w:tc>
        <w:tc>
          <w:tcPr>
            <w:tcW w:w="731" w:type="pct"/>
            <w:vAlign w:val="center"/>
            <w:hideMark/>
          </w:tcPr>
          <w:p w14:paraId="136BB9C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102 (53)</w:t>
            </w:r>
          </w:p>
        </w:tc>
        <w:tc>
          <w:tcPr>
            <w:tcW w:w="801" w:type="pct"/>
            <w:vAlign w:val="center"/>
            <w:hideMark/>
          </w:tcPr>
          <w:p w14:paraId="26C1C8AD" w14:textId="426DE6C1"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Footswitches; 14</w:t>
            </w:r>
            <w:ins w:id="175" w:author="English Editor" w:date="2026-10-22T07:57:00Z" w16du:dateUtc="2026-10-22T11:57:00Z">
              <w:r w:rsidR="00C243A1">
                <w:rPr>
                  <w:rFonts w:eastAsia="Times New Roman" w:cs="Calibri"/>
                </w:rPr>
                <w:t xml:space="preserve"> </w:t>
              </w:r>
            </w:ins>
            <w:del w:id="176" w:author="English Editor" w:date="2026-10-22T07:57:00Z" w16du:dateUtc="2026-10-22T11:57:00Z">
              <w:r w:rsidRPr="009F6991" w:rsidDel="00C243A1">
                <w:rPr>
                  <w:rFonts w:eastAsia="Times New Roman" w:cs="Calibri"/>
                </w:rPr>
                <w:delText>-</w:delText>
              </w:r>
            </w:del>
            <w:r w:rsidRPr="009F6991">
              <w:rPr>
                <w:rFonts w:eastAsia="Times New Roman" w:cs="Calibri"/>
              </w:rPr>
              <w:t>m preferred</w:t>
            </w:r>
            <w:ins w:id="177" w:author="English Editor" w:date="2026-10-22T07:58:00Z" w16du:dateUtc="2026-10-22T11:58:00Z">
              <w:r w:rsidR="00C243A1">
                <w:rPr>
                  <w:rFonts w:eastAsia="Times New Roman" w:cs="Calibri"/>
                </w:rPr>
                <w:t xml:space="preserve"> </w:t>
              </w:r>
            </w:ins>
            <w:del w:id="178" w:author="English Editor" w:date="2026-10-22T07:58:00Z" w16du:dateUtc="2026-10-22T11:58:00Z">
              <w:r w:rsidRPr="009F6991" w:rsidDel="00C243A1">
                <w:rPr>
                  <w:rFonts w:eastAsia="Times New Roman" w:cs="Calibri"/>
                </w:rPr>
                <w:delText>-</w:delText>
              </w:r>
            </w:del>
            <w:r w:rsidRPr="009F6991">
              <w:rPr>
                <w:rFonts w:eastAsia="Times New Roman" w:cs="Calibri"/>
              </w:rPr>
              <w:t>speed walk</w:t>
            </w:r>
          </w:p>
        </w:tc>
        <w:tc>
          <w:tcPr>
            <w:tcW w:w="924" w:type="pct"/>
            <w:vAlign w:val="center"/>
            <w:hideMark/>
          </w:tcPr>
          <w:p w14:paraId="733C6B1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6FE52DD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461B8A76" w14:textId="45E8FA09"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0.72 (stance</w:t>
            </w:r>
            <w:ins w:id="179" w:author="English Editor" w:date="2026-10-22T09:49:00Z" w16du:dateUtc="2026-10-22T13:49:00Z">
              <w:r w:rsidR="00B56B96">
                <w:rPr>
                  <w:rFonts w:eastAsia="Times New Roman" w:cs="Calibri"/>
                </w:rPr>
                <w:t xml:space="preserve"> </w:t>
              </w:r>
            </w:ins>
            <w:del w:id="180" w:author="English Editor" w:date="2026-10-22T09:49:00Z" w16du:dateUtc="2026-10-22T13:49:00Z">
              <w:r w:rsidRPr="009F6991" w:rsidDel="00B56B96">
                <w:rPr>
                  <w:rFonts w:eastAsia="Times New Roman" w:cs="Calibri"/>
                </w:rPr>
                <w:delText>-</w:delText>
              </w:r>
            </w:del>
            <w:r w:rsidRPr="009F6991">
              <w:rPr>
                <w:rFonts w:eastAsia="Times New Roman" w:cs="Calibri"/>
              </w:rPr>
              <w:t>time variability) (App)</w:t>
            </w:r>
          </w:p>
        </w:tc>
        <w:tc>
          <w:tcPr>
            <w:tcW w:w="559" w:type="pct"/>
            <w:vAlign w:val="center"/>
            <w:hideMark/>
          </w:tcPr>
          <w:p w14:paraId="299B9B1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5C824D70" w14:textId="77777777" w:rsidTr="007C5019">
        <w:trPr>
          <w:jc w:val="center"/>
        </w:trPr>
        <w:tc>
          <w:tcPr>
            <w:tcW w:w="722" w:type="pct"/>
            <w:vAlign w:val="center"/>
            <w:hideMark/>
          </w:tcPr>
          <w:p w14:paraId="3AEA2CB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Lo et al. 2019 [47]</w:t>
            </w:r>
          </w:p>
        </w:tc>
        <w:tc>
          <w:tcPr>
            <w:tcW w:w="731" w:type="pct"/>
            <w:vAlign w:val="center"/>
            <w:hideMark/>
          </w:tcPr>
          <w:p w14:paraId="44C2CEF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Early Parkinson disease; 179 (39)</w:t>
            </w:r>
          </w:p>
        </w:tc>
        <w:tc>
          <w:tcPr>
            <w:tcW w:w="801" w:type="pct"/>
            <w:vAlign w:val="center"/>
            <w:hideMark/>
          </w:tcPr>
          <w:p w14:paraId="008A82B8" w14:textId="2290A08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Smartphone; 7</w:t>
            </w:r>
            <w:ins w:id="181" w:author="English Editor" w:date="2026-10-22T07:58:00Z" w16du:dateUtc="2026-10-22T11:58:00Z">
              <w:r w:rsidR="00C243A1">
                <w:rPr>
                  <w:rFonts w:eastAsia="Times New Roman" w:cs="Calibri"/>
                </w:rPr>
                <w:t xml:space="preserve"> </w:t>
              </w:r>
            </w:ins>
            <w:del w:id="182" w:author="English Editor" w:date="2026-10-22T07:58:00Z" w16du:dateUtc="2026-10-22T11:58:00Z">
              <w:r w:rsidRPr="009F6991" w:rsidDel="00C243A1">
                <w:rPr>
                  <w:rFonts w:eastAsia="Times New Roman" w:cs="Calibri"/>
                </w:rPr>
                <w:delText>-</w:delText>
              </w:r>
            </w:del>
            <w:r w:rsidRPr="009F6991">
              <w:rPr>
                <w:rFonts w:eastAsia="Times New Roman" w:cs="Calibri"/>
              </w:rPr>
              <w:t>min multimodal test</w:t>
            </w:r>
          </w:p>
        </w:tc>
        <w:tc>
          <w:tcPr>
            <w:tcW w:w="924" w:type="pct"/>
            <w:vAlign w:val="center"/>
            <w:hideMark/>
          </w:tcPr>
          <w:p w14:paraId="5CC58E0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New-onset falls; 18 mo</w:t>
            </w:r>
          </w:p>
        </w:tc>
        <w:tc>
          <w:tcPr>
            <w:tcW w:w="580" w:type="pct"/>
            <w:vAlign w:val="center"/>
            <w:hideMark/>
          </w:tcPr>
          <w:p w14:paraId="21E6A3C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282694B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0.79 (Int; participant-level); 0.94 with window-level CV</w:t>
            </w:r>
          </w:p>
        </w:tc>
        <w:tc>
          <w:tcPr>
            <w:tcW w:w="559" w:type="pct"/>
            <w:vAlign w:val="center"/>
            <w:hideMark/>
          </w:tcPr>
          <w:p w14:paraId="6B23EE8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17AAD127" w14:textId="77777777" w:rsidTr="007C5019">
        <w:trPr>
          <w:jc w:val="center"/>
        </w:trPr>
        <w:tc>
          <w:tcPr>
            <w:tcW w:w="722" w:type="pct"/>
            <w:vAlign w:val="center"/>
            <w:hideMark/>
          </w:tcPr>
          <w:p w14:paraId="0DE1BBE6" w14:textId="56FD1633"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Marques et al. 2019 [48]</w:t>
            </w:r>
            <w:r w:rsidR="003D5A02">
              <w:rPr>
                <w:rFonts w:eastAsia="Times New Roman" w:cs="Calibri"/>
              </w:rPr>
              <w:t xml:space="preserve"> </w:t>
            </w:r>
            <w:r w:rsidRPr="009F6991">
              <w:rPr>
                <w:rFonts w:eastAsia="Times New Roman" w:cs="Calibri"/>
              </w:rPr>
              <w:t>†</w:t>
            </w:r>
          </w:p>
        </w:tc>
        <w:tc>
          <w:tcPr>
            <w:tcW w:w="731" w:type="pct"/>
            <w:vAlign w:val="center"/>
            <w:hideMark/>
          </w:tcPr>
          <w:p w14:paraId="27F223D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Long-term care, cognitive impairment; 23 (10)</w:t>
            </w:r>
          </w:p>
        </w:tc>
        <w:tc>
          <w:tcPr>
            <w:tcW w:w="801" w:type="pct"/>
            <w:vAlign w:val="center"/>
            <w:hideMark/>
          </w:tcPr>
          <w:p w14:paraId="0F5605A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Footswitches; self-selected walk</w:t>
            </w:r>
          </w:p>
        </w:tc>
        <w:tc>
          <w:tcPr>
            <w:tcW w:w="924" w:type="pct"/>
            <w:vAlign w:val="center"/>
            <w:hideMark/>
          </w:tcPr>
          <w:p w14:paraId="722314D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46E3085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VU</w:t>
            </w:r>
          </w:p>
        </w:tc>
        <w:tc>
          <w:tcPr>
            <w:tcW w:w="683" w:type="pct"/>
            <w:vAlign w:val="center"/>
            <w:hideMark/>
          </w:tcPr>
          <w:p w14:paraId="0EC2FCA5" w14:textId="2CCBF660"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Se 0.50, Sp 1.00 (stride</w:t>
            </w:r>
            <w:ins w:id="183" w:author="English Editor" w:date="2026-10-22T07:58:00Z" w16du:dateUtc="2026-10-22T11:58:00Z">
              <w:r w:rsidR="00C243A1">
                <w:rPr>
                  <w:rFonts w:eastAsia="Times New Roman" w:cs="Calibri"/>
                </w:rPr>
                <w:t xml:space="preserve"> </w:t>
              </w:r>
            </w:ins>
            <w:del w:id="184" w:author="English Editor" w:date="2026-10-22T07:58:00Z" w16du:dateUtc="2026-10-22T11:58:00Z">
              <w:r w:rsidRPr="009F6991" w:rsidDel="00C243A1">
                <w:rPr>
                  <w:rFonts w:eastAsia="Times New Roman" w:cs="Calibri"/>
                </w:rPr>
                <w:delText>-</w:delText>
              </w:r>
            </w:del>
            <w:r w:rsidRPr="009F6991">
              <w:rPr>
                <w:rFonts w:eastAsia="Times New Roman" w:cs="Calibri"/>
              </w:rPr>
              <w:t>time variability); AUC NR</w:t>
            </w:r>
          </w:p>
        </w:tc>
        <w:tc>
          <w:tcPr>
            <w:tcW w:w="559" w:type="pct"/>
            <w:vAlign w:val="center"/>
            <w:hideMark/>
          </w:tcPr>
          <w:p w14:paraId="69630B0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r w:rsidR="009F6991" w:rsidRPr="009F6991" w14:paraId="7073A9D8" w14:textId="77777777" w:rsidTr="007C5019">
        <w:trPr>
          <w:jc w:val="center"/>
        </w:trPr>
        <w:tc>
          <w:tcPr>
            <w:tcW w:w="722" w:type="pct"/>
            <w:vAlign w:val="center"/>
            <w:hideMark/>
          </w:tcPr>
          <w:p w14:paraId="0F269532" w14:textId="46497DDD"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Gillain et al. 2019 [49]</w:t>
            </w:r>
            <w:r w:rsidR="003D5A02">
              <w:rPr>
                <w:rFonts w:eastAsia="Times New Roman" w:cs="Calibri"/>
              </w:rPr>
              <w:t xml:space="preserve"> </w:t>
            </w:r>
            <w:r w:rsidRPr="009F6991">
              <w:rPr>
                <w:rFonts w:eastAsia="Times New Roman" w:cs="Calibri"/>
              </w:rPr>
              <w:t>†</w:t>
            </w:r>
          </w:p>
        </w:tc>
        <w:tc>
          <w:tcPr>
            <w:tcW w:w="731" w:type="pct"/>
            <w:vAlign w:val="center"/>
            <w:hideMark/>
          </w:tcPr>
          <w:p w14:paraId="5636525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no recent falls; 105 enrolled, 96 followed (fallers NR)</w:t>
            </w:r>
          </w:p>
        </w:tc>
        <w:tc>
          <w:tcPr>
            <w:tcW w:w="801" w:type="pct"/>
            <w:vAlign w:val="center"/>
            <w:hideMark/>
          </w:tcPr>
          <w:p w14:paraId="7D01AFC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Waist accelerometer and optoelectronic markers; three walking conditions</w:t>
            </w:r>
          </w:p>
        </w:tc>
        <w:tc>
          <w:tcPr>
            <w:tcW w:w="924" w:type="pct"/>
            <w:vAlign w:val="center"/>
            <w:hideMark/>
          </w:tcPr>
          <w:p w14:paraId="44C0DC1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2 y</w:t>
            </w:r>
          </w:p>
        </w:tc>
        <w:tc>
          <w:tcPr>
            <w:tcW w:w="580" w:type="pct"/>
            <w:vAlign w:val="center"/>
            <w:hideMark/>
          </w:tcPr>
          <w:p w14:paraId="35C7B81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VU</w:t>
            </w:r>
          </w:p>
        </w:tc>
        <w:tc>
          <w:tcPr>
            <w:tcW w:w="683" w:type="pct"/>
            <w:vAlign w:val="center"/>
            <w:hideMark/>
          </w:tcPr>
          <w:p w14:paraId="49ED44F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Accuracy 0.84; Se 0.80, Sp 0.87; AUC NR</w:t>
            </w:r>
          </w:p>
        </w:tc>
        <w:tc>
          <w:tcPr>
            <w:tcW w:w="559" w:type="pct"/>
            <w:vAlign w:val="center"/>
            <w:hideMark/>
          </w:tcPr>
          <w:p w14:paraId="2E7C451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r w:rsidR="009F6991" w:rsidRPr="009F6991" w14:paraId="4B37EC68" w14:textId="77777777" w:rsidTr="007C5019">
        <w:trPr>
          <w:jc w:val="center"/>
        </w:trPr>
        <w:tc>
          <w:tcPr>
            <w:tcW w:w="722" w:type="pct"/>
            <w:vAlign w:val="center"/>
            <w:hideMark/>
          </w:tcPr>
          <w:p w14:paraId="2047B48A" w14:textId="67715D0E"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Nursing</w:t>
            </w:r>
            <w:del w:id="185" w:author="English Editor" w:date="2026-10-22T09:34:00Z" w16du:dateUtc="2026-10-22T13:34:00Z">
              <w:r w:rsidRPr="009F6991" w:rsidDel="00BF4D1F">
                <w:rPr>
                  <w:rFonts w:eastAsia="Times New Roman" w:cs="Calibri"/>
                </w:rPr>
                <w:delText>-</w:delText>
              </w:r>
            </w:del>
            <w:ins w:id="186" w:author="English Editor" w:date="2026-10-22T09:34:00Z" w16du:dateUtc="2026-10-22T13:34:00Z">
              <w:r w:rsidR="00BF4D1F">
                <w:rPr>
                  <w:rFonts w:eastAsia="Times New Roman" w:cs="Calibri"/>
                </w:rPr>
                <w:t xml:space="preserve"> </w:t>
              </w:r>
            </w:ins>
            <w:r w:rsidRPr="009F6991">
              <w:rPr>
                <w:rFonts w:eastAsia="Times New Roman" w:cs="Calibri"/>
              </w:rPr>
              <w:t>home IMU: Buisseret et al. 2020 [50]; Dierick et al. 2022 [59]</w:t>
            </w:r>
          </w:p>
        </w:tc>
        <w:tc>
          <w:tcPr>
            <w:tcW w:w="731" w:type="pct"/>
            <w:vAlign w:val="center"/>
            <w:hideMark/>
          </w:tcPr>
          <w:p w14:paraId="79E5C95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Nursing home; 73 (23–24)</w:t>
            </w:r>
          </w:p>
        </w:tc>
        <w:tc>
          <w:tcPr>
            <w:tcW w:w="801" w:type="pct"/>
            <w:vAlign w:val="center"/>
            <w:hideMark/>
          </w:tcPr>
          <w:p w14:paraId="7F6A7CE0" w14:textId="70FCD26B"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Lower-back IMU; iTUG and 6</w:t>
            </w:r>
            <w:ins w:id="187" w:author="English Editor" w:date="2026-10-22T07:58:00Z" w16du:dateUtc="2026-10-22T11:58:00Z">
              <w:r w:rsidR="00C243A1">
                <w:rPr>
                  <w:rFonts w:eastAsia="Times New Roman" w:cs="Calibri"/>
                </w:rPr>
                <w:t xml:space="preserve"> </w:t>
              </w:r>
            </w:ins>
            <w:del w:id="188" w:author="English Editor" w:date="2026-10-22T07:58:00Z" w16du:dateUtc="2026-10-22T11:58:00Z">
              <w:r w:rsidRPr="009F6991" w:rsidDel="00C243A1">
                <w:rPr>
                  <w:rFonts w:eastAsia="Times New Roman" w:cs="Calibri"/>
                </w:rPr>
                <w:delText>-</w:delText>
              </w:r>
            </w:del>
            <w:r w:rsidRPr="009F6991">
              <w:rPr>
                <w:rFonts w:eastAsia="Times New Roman" w:cs="Calibri"/>
              </w:rPr>
              <w:t>min walk</w:t>
            </w:r>
          </w:p>
        </w:tc>
        <w:tc>
          <w:tcPr>
            <w:tcW w:w="924" w:type="pct"/>
            <w:vAlign w:val="center"/>
            <w:hideMark/>
          </w:tcPr>
          <w:p w14:paraId="33458EE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0E87A1D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 [50]; App [59]</w:t>
            </w:r>
          </w:p>
        </w:tc>
        <w:tc>
          <w:tcPr>
            <w:tcW w:w="683" w:type="pct"/>
            <w:vAlign w:val="center"/>
            <w:hideMark/>
          </w:tcPr>
          <w:p w14:paraId="0459576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Accuracy 0.68–0.76 [50]; Se 0.29, Sp 0.96 [59]; AUC NR</w:t>
            </w:r>
          </w:p>
        </w:tc>
        <w:tc>
          <w:tcPr>
            <w:tcW w:w="559" w:type="pct"/>
            <w:vAlign w:val="center"/>
            <w:hideMark/>
          </w:tcPr>
          <w:p w14:paraId="7279F1A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 (both)</w:t>
            </w:r>
          </w:p>
        </w:tc>
      </w:tr>
      <w:tr w:rsidR="009F6991" w:rsidRPr="009F6991" w14:paraId="2FE0AD99" w14:textId="77777777" w:rsidTr="007C5019">
        <w:trPr>
          <w:jc w:val="center"/>
        </w:trPr>
        <w:tc>
          <w:tcPr>
            <w:tcW w:w="722" w:type="pct"/>
            <w:vAlign w:val="center"/>
            <w:hideMark/>
          </w:tcPr>
          <w:p w14:paraId="3B7524B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Silva et al. 2020 [51]</w:t>
            </w:r>
          </w:p>
        </w:tc>
        <w:tc>
          <w:tcPr>
            <w:tcW w:w="731" w:type="pct"/>
            <w:vAlign w:val="center"/>
            <w:hideMark/>
          </w:tcPr>
          <w:p w14:paraId="180ED05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281 (74)</w:t>
            </w:r>
          </w:p>
        </w:tc>
        <w:tc>
          <w:tcPr>
            <w:tcW w:w="801" w:type="pct"/>
            <w:vAlign w:val="center"/>
            <w:hideMark/>
          </w:tcPr>
          <w:p w14:paraId="0B5B21C7" w14:textId="3D110979"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 xml:space="preserve">IMUs and </w:t>
            </w:r>
            <w:ins w:id="189" w:author="English Editor" w:date="2026-10-22T09:35:00Z" w16du:dateUtc="2026-10-22T13:35:00Z">
              <w:r w:rsidR="00E01F47">
                <w:rPr>
                  <w:rFonts w:eastAsia="Times New Roman" w:cs="Calibri"/>
                </w:rPr>
                <w:t xml:space="preserve">a </w:t>
              </w:r>
            </w:ins>
            <w:r w:rsidRPr="009F6991">
              <w:rPr>
                <w:rFonts w:eastAsia="Times New Roman" w:cs="Calibri"/>
              </w:rPr>
              <w:t>pressure platform; iTUG, 10</w:t>
            </w:r>
            <w:ins w:id="190" w:author="English Editor" w:date="2026-10-22T07:58:00Z" w16du:dateUtc="2026-10-22T11:58:00Z">
              <w:r w:rsidR="00C243A1">
                <w:rPr>
                  <w:rFonts w:eastAsia="Times New Roman" w:cs="Calibri"/>
                </w:rPr>
                <w:t xml:space="preserve"> </w:t>
              </w:r>
            </w:ins>
            <w:del w:id="191" w:author="English Editor" w:date="2026-10-22T07:58:00Z" w16du:dateUtc="2026-10-22T11:58:00Z">
              <w:r w:rsidRPr="009F6991" w:rsidDel="00C243A1">
                <w:rPr>
                  <w:rFonts w:eastAsia="Times New Roman" w:cs="Calibri"/>
                </w:rPr>
                <w:delText>-</w:delText>
              </w:r>
            </w:del>
            <w:r w:rsidRPr="009F6991">
              <w:rPr>
                <w:rFonts w:eastAsia="Times New Roman" w:cs="Calibri"/>
              </w:rPr>
              <w:t>m walk, balance tests</w:t>
            </w:r>
          </w:p>
        </w:tc>
        <w:tc>
          <w:tcPr>
            <w:tcW w:w="924" w:type="pct"/>
            <w:vAlign w:val="center"/>
            <w:hideMark/>
          </w:tcPr>
          <w:p w14:paraId="422B7B0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191C7E9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75300FC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0.51 (Int; range across fusion strategies 0.50–0.51); Se 0.79, Sp 0.23</w:t>
            </w:r>
          </w:p>
        </w:tc>
        <w:tc>
          <w:tcPr>
            <w:tcW w:w="559" w:type="pct"/>
            <w:vAlign w:val="center"/>
            <w:hideMark/>
          </w:tcPr>
          <w:p w14:paraId="4FDB6C9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5E7349EE" w14:textId="77777777" w:rsidTr="007C5019">
        <w:trPr>
          <w:jc w:val="center"/>
        </w:trPr>
        <w:tc>
          <w:tcPr>
            <w:tcW w:w="722" w:type="pct"/>
            <w:vAlign w:val="center"/>
            <w:hideMark/>
          </w:tcPr>
          <w:p w14:paraId="5970A5E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Sturchio et al. 2021 [52]</w:t>
            </w:r>
          </w:p>
        </w:tc>
        <w:tc>
          <w:tcPr>
            <w:tcW w:w="731" w:type="pct"/>
            <w:vAlign w:val="center"/>
            <w:hideMark/>
          </w:tcPr>
          <w:p w14:paraId="5198F77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Parkinson disease with orthostatic hypotension; 26 (14)</w:t>
            </w:r>
          </w:p>
        </w:tc>
        <w:tc>
          <w:tcPr>
            <w:tcW w:w="801" w:type="pct"/>
            <w:vAlign w:val="center"/>
            <w:hideMark/>
          </w:tcPr>
          <w:p w14:paraId="745A6FB0" w14:textId="7F23F9E3"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Multisite kinematic sensors; TUG, 2</w:t>
            </w:r>
            <w:ins w:id="192" w:author="English Editor" w:date="2026-10-22T07:58:00Z" w16du:dateUtc="2026-10-22T11:58:00Z">
              <w:r w:rsidR="00C243A1">
                <w:rPr>
                  <w:rFonts w:eastAsia="Times New Roman" w:cs="Calibri"/>
                </w:rPr>
                <w:t xml:space="preserve"> </w:t>
              </w:r>
            </w:ins>
            <w:del w:id="193" w:author="English Editor" w:date="2026-10-22T07:58:00Z" w16du:dateUtc="2026-10-22T11:58:00Z">
              <w:r w:rsidRPr="009F6991" w:rsidDel="00C243A1">
                <w:rPr>
                  <w:rFonts w:eastAsia="Times New Roman" w:cs="Calibri"/>
                </w:rPr>
                <w:delText>-</w:delText>
              </w:r>
            </w:del>
            <w:r w:rsidRPr="009F6991">
              <w:rPr>
                <w:rFonts w:eastAsia="Times New Roman" w:cs="Calibri"/>
              </w:rPr>
              <w:t>min walk, sway</w:t>
            </w:r>
          </w:p>
        </w:tc>
        <w:tc>
          <w:tcPr>
            <w:tcW w:w="924" w:type="pct"/>
            <w:vAlign w:val="center"/>
            <w:hideMark/>
          </w:tcPr>
          <w:p w14:paraId="4C7B9C8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3D3024E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7B03BD0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0.87 (three-feature cluster) (App)</w:t>
            </w:r>
          </w:p>
        </w:tc>
        <w:tc>
          <w:tcPr>
            <w:tcW w:w="559" w:type="pct"/>
            <w:vAlign w:val="center"/>
            <w:hideMark/>
          </w:tcPr>
          <w:p w14:paraId="5977A7F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69526942" w14:textId="77777777" w:rsidTr="007C5019">
        <w:trPr>
          <w:jc w:val="center"/>
        </w:trPr>
        <w:tc>
          <w:tcPr>
            <w:tcW w:w="722" w:type="pct"/>
            <w:vAlign w:val="center"/>
            <w:hideMark/>
          </w:tcPr>
          <w:p w14:paraId="07E806D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Bet et al. 2021 [53]</w:t>
            </w:r>
          </w:p>
        </w:tc>
        <w:tc>
          <w:tcPr>
            <w:tcW w:w="731" w:type="pct"/>
            <w:vAlign w:val="center"/>
            <w:hideMark/>
          </w:tcPr>
          <w:p w14:paraId="6B5AC4E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Active community, no recent falls; 73 (20)</w:t>
            </w:r>
          </w:p>
        </w:tc>
        <w:tc>
          <w:tcPr>
            <w:tcW w:w="801" w:type="pct"/>
            <w:vAlign w:val="center"/>
            <w:hideMark/>
          </w:tcPr>
          <w:p w14:paraId="14410CF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Waist accelerometer; TUG variants</w:t>
            </w:r>
          </w:p>
        </w:tc>
        <w:tc>
          <w:tcPr>
            <w:tcW w:w="924" w:type="pct"/>
            <w:vAlign w:val="center"/>
            <w:hideMark/>
          </w:tcPr>
          <w:p w14:paraId="1E9A3B6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3 and 12 mo</w:t>
            </w:r>
          </w:p>
        </w:tc>
        <w:tc>
          <w:tcPr>
            <w:tcW w:w="580" w:type="pct"/>
            <w:vAlign w:val="center"/>
            <w:hideMark/>
          </w:tcPr>
          <w:p w14:paraId="1DE61E6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20287D6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12 mo: accuracy 0.62; Se 0.60, Sp 0.62; AUC NR</w:t>
            </w:r>
          </w:p>
        </w:tc>
        <w:tc>
          <w:tcPr>
            <w:tcW w:w="559" w:type="pct"/>
            <w:vAlign w:val="center"/>
            <w:hideMark/>
          </w:tcPr>
          <w:p w14:paraId="4C5EBBA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5C67EE53" w14:textId="77777777" w:rsidTr="007C5019">
        <w:trPr>
          <w:jc w:val="center"/>
        </w:trPr>
        <w:tc>
          <w:tcPr>
            <w:tcW w:w="722" w:type="pct"/>
            <w:vAlign w:val="center"/>
            <w:hideMark/>
          </w:tcPr>
          <w:p w14:paraId="199CF68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Toronto ambient vision: Mehdizadeh et al. 2021 [54]†; Adeli et al. 2023 [66]</w:t>
            </w:r>
          </w:p>
        </w:tc>
        <w:tc>
          <w:tcPr>
            <w:tcW w:w="731" w:type="pct"/>
            <w:vAlign w:val="center"/>
            <w:hideMark/>
          </w:tcPr>
          <w:p w14:paraId="35AA3B9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Dementia, inpatient or long-term care; 51–54 (20–26)</w:t>
            </w:r>
          </w:p>
        </w:tc>
        <w:tc>
          <w:tcPr>
            <w:tcW w:w="801" w:type="pct"/>
            <w:vAlign w:val="center"/>
            <w:hideMark/>
          </w:tcPr>
          <w:p w14:paraId="5EBCB93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Ambient computer vision; natural gait</w:t>
            </w:r>
          </w:p>
        </w:tc>
        <w:tc>
          <w:tcPr>
            <w:tcW w:w="924" w:type="pct"/>
            <w:vAlign w:val="center"/>
            <w:hideMark/>
          </w:tcPr>
          <w:p w14:paraId="091A570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Time to fall, 7 and 30 d [54]; fall within rolling 4 wk [66]</w:t>
            </w:r>
          </w:p>
        </w:tc>
        <w:tc>
          <w:tcPr>
            <w:tcW w:w="580" w:type="pct"/>
            <w:vAlign w:val="center"/>
            <w:hideMark/>
          </w:tcPr>
          <w:p w14:paraId="5288D45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 (2)</w:t>
            </w:r>
          </w:p>
        </w:tc>
        <w:tc>
          <w:tcPr>
            <w:tcW w:w="683" w:type="pct"/>
            <w:vAlign w:val="center"/>
            <w:hideMark/>
          </w:tcPr>
          <w:p w14:paraId="664828E3" w14:textId="0C6E713D"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0.76 (Int) vs. 0.56 without gait [66]; 0.80 (7 d), 0.67 (30 d) [54]</w:t>
            </w:r>
            <w:r w:rsidR="003D5A02">
              <w:rPr>
                <w:rFonts w:eastAsia="Times New Roman" w:cs="Calibri"/>
              </w:rPr>
              <w:t xml:space="preserve"> </w:t>
            </w:r>
            <w:r w:rsidRPr="009F6991">
              <w:rPr>
                <w:rFonts w:eastAsia="Times New Roman" w:cs="Calibri"/>
              </w:rPr>
              <w:t>†</w:t>
            </w:r>
          </w:p>
        </w:tc>
        <w:tc>
          <w:tcPr>
            <w:tcW w:w="559" w:type="pct"/>
            <w:vAlign w:val="center"/>
            <w:hideMark/>
          </w:tcPr>
          <w:p w14:paraId="7955674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 (complete-article report); abstract report NE</w:t>
            </w:r>
          </w:p>
        </w:tc>
      </w:tr>
      <w:tr w:rsidR="009F6991" w:rsidRPr="009F6991" w14:paraId="2AEBF1A1" w14:textId="77777777" w:rsidTr="007C5019">
        <w:trPr>
          <w:jc w:val="center"/>
        </w:trPr>
        <w:tc>
          <w:tcPr>
            <w:tcW w:w="722" w:type="pct"/>
            <w:vAlign w:val="center"/>
            <w:hideMark/>
          </w:tcPr>
          <w:p w14:paraId="1A2ED6C6" w14:textId="626D716F"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lastRenderedPageBreak/>
              <w:t>Lockhart et al. 2021 [55]</w:t>
            </w:r>
            <w:r w:rsidR="0098311D">
              <w:rPr>
                <w:rFonts w:eastAsia="Times New Roman" w:cs="Calibri"/>
              </w:rPr>
              <w:t xml:space="preserve"> </w:t>
            </w:r>
            <w:r w:rsidRPr="009F6991">
              <w:rPr>
                <w:rFonts w:eastAsia="Times New Roman" w:cs="Calibri"/>
              </w:rPr>
              <w:t>§</w:t>
            </w:r>
          </w:p>
        </w:tc>
        <w:tc>
          <w:tcPr>
            <w:tcW w:w="731" w:type="pct"/>
            <w:vAlign w:val="center"/>
            <w:hideMark/>
          </w:tcPr>
          <w:p w14:paraId="11F21DA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127 development, 44 test (9)</w:t>
            </w:r>
          </w:p>
        </w:tc>
        <w:tc>
          <w:tcPr>
            <w:tcW w:w="801" w:type="pct"/>
            <w:vAlign w:val="center"/>
            <w:hideMark/>
          </w:tcPr>
          <w:p w14:paraId="10679011" w14:textId="246CFD14"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Sternum IMU; 10</w:t>
            </w:r>
            <w:ins w:id="194" w:author="English Editor" w:date="2026-10-22T07:58:00Z" w16du:dateUtc="2026-10-22T11:58:00Z">
              <w:r w:rsidR="00C243A1">
                <w:rPr>
                  <w:rFonts w:eastAsia="Times New Roman" w:cs="Calibri"/>
                </w:rPr>
                <w:t xml:space="preserve"> </w:t>
              </w:r>
            </w:ins>
            <w:del w:id="195" w:author="English Editor" w:date="2026-10-22T07:58:00Z" w16du:dateUtc="2026-10-22T11:58:00Z">
              <w:r w:rsidRPr="009F6991" w:rsidDel="00C243A1">
                <w:rPr>
                  <w:rFonts w:eastAsia="Times New Roman" w:cs="Calibri"/>
                </w:rPr>
                <w:delText>-</w:delText>
              </w:r>
            </w:del>
            <w:r w:rsidRPr="009F6991">
              <w:rPr>
                <w:rFonts w:eastAsia="Times New Roman" w:cs="Calibri"/>
              </w:rPr>
              <w:t>m walk</w:t>
            </w:r>
          </w:p>
        </w:tc>
        <w:tc>
          <w:tcPr>
            <w:tcW w:w="924" w:type="pct"/>
            <w:vAlign w:val="center"/>
            <w:hideMark/>
          </w:tcPr>
          <w:p w14:paraId="700EA93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(test); 6 mo</w:t>
            </w:r>
          </w:p>
        </w:tc>
        <w:tc>
          <w:tcPr>
            <w:tcW w:w="580" w:type="pct"/>
            <w:vAlign w:val="center"/>
            <w:hideMark/>
          </w:tcPr>
          <w:p w14:paraId="7D7DFF3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PFE</w:t>
            </w:r>
          </w:p>
        </w:tc>
        <w:tc>
          <w:tcPr>
            <w:tcW w:w="683" w:type="pct"/>
            <w:vAlign w:val="center"/>
            <w:hideMark/>
          </w:tcPr>
          <w:p w14:paraId="65B5AEC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Accuracy 0.82; Se 0.87, Sp 0.80 (means across 10 runs; SEs in Table S2); AUC NR</w:t>
            </w:r>
          </w:p>
        </w:tc>
        <w:tc>
          <w:tcPr>
            <w:tcW w:w="559" w:type="pct"/>
            <w:vAlign w:val="center"/>
            <w:hideMark/>
          </w:tcPr>
          <w:p w14:paraId="05FF36F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64B91984" w14:textId="77777777" w:rsidTr="007C5019">
        <w:trPr>
          <w:jc w:val="center"/>
        </w:trPr>
        <w:tc>
          <w:tcPr>
            <w:tcW w:w="722" w:type="pct"/>
            <w:vAlign w:val="center"/>
            <w:hideMark/>
          </w:tcPr>
          <w:p w14:paraId="38A16FC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Roshdibenam et al. 2021 [56]</w:t>
            </w:r>
          </w:p>
        </w:tc>
        <w:tc>
          <w:tcPr>
            <w:tcW w:w="731" w:type="pct"/>
            <w:vAlign w:val="center"/>
            <w:hideMark/>
          </w:tcPr>
          <w:p w14:paraId="244ADBC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Geriatric clinic; 87 (25)</w:t>
            </w:r>
          </w:p>
        </w:tc>
        <w:tc>
          <w:tcPr>
            <w:tcW w:w="801" w:type="pct"/>
            <w:vAlign w:val="center"/>
            <w:hideMark/>
          </w:tcPr>
          <w:p w14:paraId="66DEF02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Shoe and neck IMUs; iTUG</w:t>
            </w:r>
          </w:p>
        </w:tc>
        <w:tc>
          <w:tcPr>
            <w:tcW w:w="924" w:type="pct"/>
            <w:vAlign w:val="center"/>
            <w:hideMark/>
          </w:tcPr>
          <w:p w14:paraId="11B0209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(secondary analysis); 6–12 mo</w:t>
            </w:r>
          </w:p>
        </w:tc>
        <w:tc>
          <w:tcPr>
            <w:tcW w:w="580" w:type="pct"/>
            <w:vAlign w:val="center"/>
            <w:hideMark/>
          </w:tcPr>
          <w:p w14:paraId="2CDE6C6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6BF1DD2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0.56 (Int; range across resamples 0.33–0.74)</w:t>
            </w:r>
          </w:p>
        </w:tc>
        <w:tc>
          <w:tcPr>
            <w:tcW w:w="559" w:type="pct"/>
            <w:vAlign w:val="center"/>
            <w:hideMark/>
          </w:tcPr>
          <w:p w14:paraId="38BDCEF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680452E8" w14:textId="77777777" w:rsidTr="007C5019">
        <w:trPr>
          <w:jc w:val="center"/>
        </w:trPr>
        <w:tc>
          <w:tcPr>
            <w:tcW w:w="722" w:type="pct"/>
            <w:vAlign w:val="center"/>
            <w:hideMark/>
          </w:tcPr>
          <w:p w14:paraId="2C14C39B" w14:textId="2728460D"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Kelly et al. 2022 [58]</w:t>
            </w:r>
            <w:r w:rsidR="005F305A">
              <w:rPr>
                <w:rFonts w:eastAsia="Times New Roman" w:cs="Calibri"/>
              </w:rPr>
              <w:t xml:space="preserve"> </w:t>
            </w:r>
            <w:r w:rsidRPr="009F6991">
              <w:rPr>
                <w:rFonts w:eastAsia="Times New Roman" w:cs="Calibri"/>
              </w:rPr>
              <w:t>¶</w:t>
            </w:r>
          </w:p>
        </w:tc>
        <w:tc>
          <w:tcPr>
            <w:tcW w:w="731" w:type="pct"/>
            <w:vAlign w:val="center"/>
            <w:hideMark/>
          </w:tcPr>
          <w:p w14:paraId="33A0E54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aged 70 years; 1705 (255)</w:t>
            </w:r>
          </w:p>
        </w:tc>
        <w:tc>
          <w:tcPr>
            <w:tcW w:w="801" w:type="pct"/>
            <w:vAlign w:val="center"/>
            <w:hideMark/>
          </w:tcPr>
          <w:p w14:paraId="3E89AC9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Hip accelerometer, 1 week, and laboratory gait</w:t>
            </w:r>
          </w:p>
        </w:tc>
        <w:tc>
          <w:tcPr>
            <w:tcW w:w="924" w:type="pct"/>
            <w:vAlign w:val="center"/>
            <w:hideMark/>
          </w:tcPr>
          <w:p w14:paraId="42ADF83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27191387" w14:textId="07D5FBB2"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 xml:space="preserve">Int (held-out test, </w:t>
            </w:r>
            <w:r w:rsidR="00902A1D" w:rsidRPr="00902A1D">
              <w:rPr>
                <w:rFonts w:eastAsia="Times New Roman" w:cs="Calibri"/>
                <w:iCs/>
                <w:highlight w:val="yellow"/>
              </w:rPr>
              <w:t>n</w:t>
            </w:r>
            <w:r w:rsidRPr="009F6991">
              <w:rPr>
                <w:rFonts w:eastAsia="Times New Roman" w:cs="Calibri"/>
              </w:rPr>
              <w:t xml:space="preserve"> = 428; 64 fallers)</w:t>
            </w:r>
          </w:p>
        </w:tc>
        <w:tc>
          <w:tcPr>
            <w:tcW w:w="683" w:type="pct"/>
            <w:vAlign w:val="center"/>
            <w:hideMark/>
          </w:tcPr>
          <w:p w14:paraId="080EF3F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Se 0.61, Sp 0.66; AUC NR</w:t>
            </w:r>
          </w:p>
        </w:tc>
        <w:tc>
          <w:tcPr>
            <w:tcW w:w="559" w:type="pct"/>
            <w:vAlign w:val="center"/>
            <w:hideMark/>
          </w:tcPr>
          <w:p w14:paraId="40B12C7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48199629" w14:textId="77777777" w:rsidTr="007C5019">
        <w:trPr>
          <w:jc w:val="center"/>
        </w:trPr>
        <w:tc>
          <w:tcPr>
            <w:tcW w:w="722" w:type="pct"/>
            <w:vAlign w:val="center"/>
            <w:hideMark/>
          </w:tcPr>
          <w:p w14:paraId="08ED8186" w14:textId="4F141F70"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Ma et al. 2022 [60]</w:t>
            </w:r>
            <w:r w:rsidR="005F305A">
              <w:rPr>
                <w:rFonts w:eastAsia="Times New Roman" w:cs="Calibri"/>
              </w:rPr>
              <w:t xml:space="preserve"> </w:t>
            </w:r>
            <w:r w:rsidRPr="009F6991">
              <w:rPr>
                <w:rFonts w:eastAsia="Times New Roman" w:cs="Calibri"/>
              </w:rPr>
              <w:t>†</w:t>
            </w:r>
          </w:p>
        </w:tc>
        <w:tc>
          <w:tcPr>
            <w:tcW w:w="731" w:type="pct"/>
            <w:vAlign w:val="center"/>
            <w:hideMark/>
          </w:tcPr>
          <w:p w14:paraId="1A8EB31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Parkinson disease; 51 (14)</w:t>
            </w:r>
          </w:p>
        </w:tc>
        <w:tc>
          <w:tcPr>
            <w:tcW w:w="801" w:type="pct"/>
            <w:vAlign w:val="center"/>
            <w:hideMark/>
          </w:tcPr>
          <w:p w14:paraId="6F796925" w14:textId="40A0EA23"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Wearable gait system; 7</w:t>
            </w:r>
            <w:ins w:id="196" w:author="English Editor" w:date="2026-10-22T07:58:00Z" w16du:dateUtc="2026-10-22T11:58:00Z">
              <w:r w:rsidR="00C243A1">
                <w:rPr>
                  <w:rFonts w:eastAsia="Times New Roman" w:cs="Calibri"/>
                </w:rPr>
                <w:t xml:space="preserve"> </w:t>
              </w:r>
            </w:ins>
            <w:del w:id="197" w:author="English Editor" w:date="2026-10-22T07:58:00Z" w16du:dateUtc="2026-10-22T11:58:00Z">
              <w:r w:rsidRPr="009F6991" w:rsidDel="00C243A1">
                <w:rPr>
                  <w:rFonts w:eastAsia="Times New Roman" w:cs="Calibri"/>
                </w:rPr>
                <w:delText>-</w:delText>
              </w:r>
            </w:del>
            <w:r w:rsidRPr="009F6991">
              <w:rPr>
                <w:rFonts w:eastAsia="Times New Roman" w:cs="Calibri"/>
              </w:rPr>
              <w:t>m iTUG</w:t>
            </w:r>
          </w:p>
        </w:tc>
        <w:tc>
          <w:tcPr>
            <w:tcW w:w="924" w:type="pct"/>
            <w:vAlign w:val="center"/>
            <w:hideMark/>
          </w:tcPr>
          <w:p w14:paraId="1FC3B0F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3167FB2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VU</w:t>
            </w:r>
          </w:p>
        </w:tc>
        <w:tc>
          <w:tcPr>
            <w:tcW w:w="683" w:type="pct"/>
            <w:vAlign w:val="center"/>
            <w:hideMark/>
          </w:tcPr>
          <w:p w14:paraId="7D1B96D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0.84 (validation unverified); single variable 0.75</w:t>
            </w:r>
          </w:p>
        </w:tc>
        <w:tc>
          <w:tcPr>
            <w:tcW w:w="559" w:type="pct"/>
            <w:vAlign w:val="center"/>
            <w:hideMark/>
          </w:tcPr>
          <w:p w14:paraId="2677418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r w:rsidR="009F6991" w:rsidRPr="009F6991" w14:paraId="7398325C" w14:textId="77777777" w:rsidTr="007C5019">
        <w:trPr>
          <w:jc w:val="center"/>
        </w:trPr>
        <w:tc>
          <w:tcPr>
            <w:tcW w:w="722" w:type="pct"/>
            <w:vAlign w:val="center"/>
            <w:hideMark/>
          </w:tcPr>
          <w:p w14:paraId="18A26CA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Dasgupta et al. 2022 [61]</w:t>
            </w:r>
          </w:p>
        </w:tc>
        <w:tc>
          <w:tcPr>
            <w:tcW w:w="731" w:type="pct"/>
            <w:vAlign w:val="center"/>
            <w:hideMark/>
          </w:tcPr>
          <w:p w14:paraId="2A2E05C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Emergency department; 134 (14)</w:t>
            </w:r>
          </w:p>
        </w:tc>
        <w:tc>
          <w:tcPr>
            <w:tcW w:w="801" w:type="pct"/>
            <w:vAlign w:val="center"/>
            <w:hideMark/>
          </w:tcPr>
          <w:p w14:paraId="42A059F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Trunk accelerometer; TUG</w:t>
            </w:r>
          </w:p>
        </w:tc>
        <w:tc>
          <w:tcPr>
            <w:tcW w:w="924" w:type="pct"/>
            <w:vAlign w:val="center"/>
            <w:hideMark/>
          </w:tcPr>
          <w:p w14:paraId="1CA92FA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Fall or fall-related visit; 3 mo</w:t>
            </w:r>
          </w:p>
        </w:tc>
        <w:tc>
          <w:tcPr>
            <w:tcW w:w="580" w:type="pct"/>
            <w:vAlign w:val="center"/>
            <w:hideMark/>
          </w:tcPr>
          <w:p w14:paraId="2196E7D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35494E2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0.99 (95% CI 0.98–1.00) (Int); TUG time alone 0.48</w:t>
            </w:r>
          </w:p>
        </w:tc>
        <w:tc>
          <w:tcPr>
            <w:tcW w:w="559" w:type="pct"/>
            <w:vAlign w:val="center"/>
            <w:hideMark/>
          </w:tcPr>
          <w:p w14:paraId="5848956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2AC9A2E7" w14:textId="77777777" w:rsidTr="007C5019">
        <w:trPr>
          <w:jc w:val="center"/>
        </w:trPr>
        <w:tc>
          <w:tcPr>
            <w:tcW w:w="722" w:type="pct"/>
            <w:vAlign w:val="center"/>
            <w:hideMark/>
          </w:tcPr>
          <w:p w14:paraId="30D0D82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Caronni et al. 2023 [62]</w:t>
            </w:r>
          </w:p>
        </w:tc>
        <w:tc>
          <w:tcPr>
            <w:tcW w:w="731" w:type="pct"/>
            <w:vAlign w:val="center"/>
            <w:hideMark/>
          </w:tcPr>
          <w:p w14:paraId="5700224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Neurological rehabilitation; 214 (82)</w:t>
            </w:r>
          </w:p>
        </w:tc>
        <w:tc>
          <w:tcPr>
            <w:tcW w:w="801" w:type="pct"/>
            <w:vAlign w:val="center"/>
            <w:hideMark/>
          </w:tcPr>
          <w:p w14:paraId="3B2F27A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IMU; iTUG and walking test</w:t>
            </w:r>
          </w:p>
        </w:tc>
        <w:tc>
          <w:tcPr>
            <w:tcW w:w="924" w:type="pct"/>
            <w:vAlign w:val="center"/>
            <w:hideMark/>
          </w:tcPr>
          <w:p w14:paraId="1B10035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9 mo</w:t>
            </w:r>
          </w:p>
        </w:tc>
        <w:tc>
          <w:tcPr>
            <w:tcW w:w="580" w:type="pct"/>
            <w:vAlign w:val="center"/>
            <w:hideMark/>
          </w:tcPr>
          <w:p w14:paraId="505BD3E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6DDD157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0.69 (App); fall history alone 0.66</w:t>
            </w:r>
          </w:p>
        </w:tc>
        <w:tc>
          <w:tcPr>
            <w:tcW w:w="559" w:type="pct"/>
            <w:vAlign w:val="center"/>
            <w:hideMark/>
          </w:tcPr>
          <w:p w14:paraId="558D5A2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7591BD3D" w14:textId="77777777" w:rsidTr="007C5019">
        <w:trPr>
          <w:jc w:val="center"/>
        </w:trPr>
        <w:tc>
          <w:tcPr>
            <w:tcW w:w="722" w:type="pct"/>
            <w:vAlign w:val="center"/>
            <w:hideMark/>
          </w:tcPr>
          <w:p w14:paraId="147B4BF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Horak et al. 2023 [63]</w:t>
            </w:r>
          </w:p>
        </w:tc>
        <w:tc>
          <w:tcPr>
            <w:tcW w:w="731" w:type="pct"/>
            <w:vAlign w:val="center"/>
            <w:hideMark/>
          </w:tcPr>
          <w:p w14:paraId="591EFB1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men; 214 (91)</w:t>
            </w:r>
          </w:p>
        </w:tc>
        <w:tc>
          <w:tcPr>
            <w:tcW w:w="801" w:type="pct"/>
            <w:vAlign w:val="center"/>
            <w:hideMark/>
          </w:tcPr>
          <w:p w14:paraId="14941E9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IMUs; ISAW</w:t>
            </w:r>
          </w:p>
        </w:tc>
        <w:tc>
          <w:tcPr>
            <w:tcW w:w="924" w:type="pct"/>
            <w:vAlign w:val="center"/>
            <w:hideMark/>
          </w:tcPr>
          <w:p w14:paraId="116744C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41C654A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70AAFDC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0.75 (95% CI 0.68–0.82) (App) vs. 0.69 for age and fall history</w:t>
            </w:r>
          </w:p>
        </w:tc>
        <w:tc>
          <w:tcPr>
            <w:tcW w:w="559" w:type="pct"/>
            <w:vAlign w:val="center"/>
            <w:hideMark/>
          </w:tcPr>
          <w:p w14:paraId="6AD7D84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4609F4B5" w14:textId="77777777" w:rsidTr="007C5019">
        <w:trPr>
          <w:jc w:val="center"/>
        </w:trPr>
        <w:tc>
          <w:tcPr>
            <w:tcW w:w="722" w:type="pct"/>
            <w:vAlign w:val="center"/>
            <w:hideMark/>
          </w:tcPr>
          <w:p w14:paraId="7315C11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Ullrich et al. 2023 [64]</w:t>
            </w:r>
          </w:p>
        </w:tc>
        <w:tc>
          <w:tcPr>
            <w:tcW w:w="731" w:type="pct"/>
            <w:vAlign w:val="center"/>
            <w:hideMark/>
          </w:tcPr>
          <w:p w14:paraId="249CCFB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Parkinson disease; 35 (10)</w:t>
            </w:r>
          </w:p>
        </w:tc>
        <w:tc>
          <w:tcPr>
            <w:tcW w:w="801" w:type="pct"/>
            <w:vAlign w:val="center"/>
            <w:hideMark/>
          </w:tcPr>
          <w:p w14:paraId="2EDA7DC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Foot IMUs, 2 weeks; daily life</w:t>
            </w:r>
          </w:p>
        </w:tc>
        <w:tc>
          <w:tcPr>
            <w:tcW w:w="924" w:type="pct"/>
            <w:vAlign w:val="center"/>
            <w:hideMark/>
          </w:tcPr>
          <w:p w14:paraId="0F17CEE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3 mo</w:t>
            </w:r>
          </w:p>
        </w:tc>
        <w:tc>
          <w:tcPr>
            <w:tcW w:w="580" w:type="pct"/>
            <w:vAlign w:val="center"/>
            <w:hideMark/>
          </w:tcPr>
          <w:p w14:paraId="1F6A243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45FBAB0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Balanced accuracy 0.74; Se 0.60, Sp 0.88; AUC NR</w:t>
            </w:r>
          </w:p>
        </w:tc>
        <w:tc>
          <w:tcPr>
            <w:tcW w:w="559" w:type="pct"/>
            <w:vAlign w:val="center"/>
            <w:hideMark/>
          </w:tcPr>
          <w:p w14:paraId="62DCA74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578EF069" w14:textId="77777777" w:rsidTr="007C5019">
        <w:trPr>
          <w:jc w:val="center"/>
        </w:trPr>
        <w:tc>
          <w:tcPr>
            <w:tcW w:w="722" w:type="pct"/>
            <w:vAlign w:val="center"/>
            <w:hideMark/>
          </w:tcPr>
          <w:p w14:paraId="06FD9A2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Al Abiad et al. 2023 [65]</w:t>
            </w:r>
          </w:p>
        </w:tc>
        <w:tc>
          <w:tcPr>
            <w:tcW w:w="731" w:type="pct"/>
            <w:vAlign w:val="center"/>
            <w:hideMark/>
          </w:tcPr>
          <w:p w14:paraId="4A0F67D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283 (NR)</w:t>
            </w:r>
          </w:p>
        </w:tc>
        <w:tc>
          <w:tcPr>
            <w:tcW w:w="801" w:type="pct"/>
            <w:vAlign w:val="center"/>
            <w:hideMark/>
          </w:tcPr>
          <w:p w14:paraId="4C0F7A3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Ambulatory IMU, 1 week; daily life</w:t>
            </w:r>
          </w:p>
        </w:tc>
        <w:tc>
          <w:tcPr>
            <w:tcW w:w="924" w:type="pct"/>
            <w:vAlign w:val="center"/>
            <w:hideMark/>
          </w:tcPr>
          <w:p w14:paraId="08D1A63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Fall occurrence/count; 12 mo</w:t>
            </w:r>
          </w:p>
        </w:tc>
        <w:tc>
          <w:tcPr>
            <w:tcW w:w="580" w:type="pct"/>
            <w:vAlign w:val="center"/>
            <w:hideMark/>
          </w:tcPr>
          <w:p w14:paraId="6DE36CD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48D2750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0.67 (Int; SD across splits 0.05); apparent 0.69</w:t>
            </w:r>
          </w:p>
        </w:tc>
        <w:tc>
          <w:tcPr>
            <w:tcW w:w="559" w:type="pct"/>
            <w:vAlign w:val="center"/>
            <w:hideMark/>
          </w:tcPr>
          <w:p w14:paraId="4CE064F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3498BA14" w14:textId="77777777" w:rsidTr="007C5019">
        <w:trPr>
          <w:jc w:val="center"/>
        </w:trPr>
        <w:tc>
          <w:tcPr>
            <w:tcW w:w="722" w:type="pct"/>
            <w:vAlign w:val="center"/>
            <w:hideMark/>
          </w:tcPr>
          <w:p w14:paraId="21A9D65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Shah et al. 2023 [67]</w:t>
            </w:r>
          </w:p>
        </w:tc>
        <w:tc>
          <w:tcPr>
            <w:tcW w:w="731" w:type="pct"/>
            <w:vAlign w:val="center"/>
            <w:hideMark/>
          </w:tcPr>
          <w:p w14:paraId="0B8FCA0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Parkinson disease; 34 (25)</w:t>
            </w:r>
          </w:p>
        </w:tc>
        <w:tc>
          <w:tcPr>
            <w:tcW w:w="801" w:type="pct"/>
            <w:vAlign w:val="center"/>
            <w:hideMark/>
          </w:tcPr>
          <w:p w14:paraId="264637E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Three IMUs, 1 week; daily life</w:t>
            </w:r>
          </w:p>
        </w:tc>
        <w:tc>
          <w:tcPr>
            <w:tcW w:w="924" w:type="pct"/>
            <w:vAlign w:val="center"/>
            <w:hideMark/>
          </w:tcPr>
          <w:p w14:paraId="6EDB45B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6D0EBBD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App</w:t>
            </w:r>
          </w:p>
        </w:tc>
        <w:tc>
          <w:tcPr>
            <w:tcW w:w="683" w:type="pct"/>
            <w:vAlign w:val="center"/>
            <w:hideMark/>
          </w:tcPr>
          <w:p w14:paraId="694A48F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0.94 (95% CI 0.84–1.00) (App) vs. 0.77 for fall history</w:t>
            </w:r>
          </w:p>
        </w:tc>
        <w:tc>
          <w:tcPr>
            <w:tcW w:w="559" w:type="pct"/>
            <w:vAlign w:val="center"/>
            <w:hideMark/>
          </w:tcPr>
          <w:p w14:paraId="61DE9F7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6D265575" w14:textId="77777777" w:rsidTr="007C5019">
        <w:trPr>
          <w:jc w:val="center"/>
        </w:trPr>
        <w:tc>
          <w:tcPr>
            <w:tcW w:w="722" w:type="pct"/>
            <w:vAlign w:val="center"/>
            <w:hideMark/>
          </w:tcPr>
          <w:p w14:paraId="622751E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Sotirakis et al. 2024 [68]</w:t>
            </w:r>
          </w:p>
        </w:tc>
        <w:tc>
          <w:tcPr>
            <w:tcW w:w="731" w:type="pct"/>
            <w:vAlign w:val="center"/>
            <w:hideMark/>
          </w:tcPr>
          <w:p w14:paraId="197EE7F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Parkinson disease, no prior falls; 104 (13 at 24 mo; 23 at 60 mo)</w:t>
            </w:r>
          </w:p>
        </w:tc>
        <w:tc>
          <w:tcPr>
            <w:tcW w:w="801" w:type="pct"/>
            <w:vAlign w:val="center"/>
            <w:hideMark/>
          </w:tcPr>
          <w:p w14:paraId="349498D0" w14:textId="148D66AC"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Six IMUs; 2</w:t>
            </w:r>
            <w:ins w:id="198" w:author="English Editor" w:date="2026-10-22T07:59:00Z" w16du:dateUtc="2026-10-22T11:59:00Z">
              <w:r w:rsidR="00C243A1">
                <w:rPr>
                  <w:rFonts w:eastAsia="Times New Roman" w:cs="Calibri"/>
                </w:rPr>
                <w:t xml:space="preserve"> </w:t>
              </w:r>
            </w:ins>
            <w:del w:id="199" w:author="English Editor" w:date="2026-10-22T07:59:00Z" w16du:dateUtc="2026-10-22T11:59:00Z">
              <w:r w:rsidRPr="009F6991" w:rsidDel="00C243A1">
                <w:rPr>
                  <w:rFonts w:eastAsia="Times New Roman" w:cs="Calibri"/>
                </w:rPr>
                <w:delText>-</w:delText>
              </w:r>
            </w:del>
            <w:r w:rsidRPr="009F6991">
              <w:rPr>
                <w:rFonts w:eastAsia="Times New Roman" w:cs="Calibri"/>
              </w:rPr>
              <w:t>min walk and sway</w:t>
            </w:r>
          </w:p>
        </w:tc>
        <w:tc>
          <w:tcPr>
            <w:tcW w:w="924" w:type="pct"/>
            <w:vAlign w:val="center"/>
            <w:hideMark/>
          </w:tcPr>
          <w:p w14:paraId="43B7270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Incident falls; 24 and 60 mo</w:t>
            </w:r>
          </w:p>
        </w:tc>
        <w:tc>
          <w:tcPr>
            <w:tcW w:w="580" w:type="pct"/>
            <w:vAlign w:val="center"/>
            <w:hideMark/>
          </w:tcPr>
          <w:p w14:paraId="645FF0C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4FA4207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0.85 (60 mo) (Int); &gt;0.90 at 24 mo (exact value NR)</w:t>
            </w:r>
          </w:p>
        </w:tc>
        <w:tc>
          <w:tcPr>
            <w:tcW w:w="559" w:type="pct"/>
            <w:vAlign w:val="center"/>
            <w:hideMark/>
          </w:tcPr>
          <w:p w14:paraId="667D39F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294DF7C1" w14:textId="77777777" w:rsidTr="007C5019">
        <w:trPr>
          <w:jc w:val="center"/>
        </w:trPr>
        <w:tc>
          <w:tcPr>
            <w:tcW w:w="722" w:type="pct"/>
            <w:vAlign w:val="center"/>
            <w:hideMark/>
          </w:tcPr>
          <w:p w14:paraId="72A94C5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lastRenderedPageBreak/>
              <w:t>Instrumented footwear: Zhang H et al. 2024 [69]; Guan et al. 2025 [73]</w:t>
            </w:r>
          </w:p>
        </w:tc>
        <w:tc>
          <w:tcPr>
            <w:tcW w:w="731" w:type="pct"/>
            <w:vAlign w:val="center"/>
            <w:hideMark/>
          </w:tcPr>
          <w:p w14:paraId="63E2493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Institutional or senior-living residents; 95 (15)</w:t>
            </w:r>
          </w:p>
        </w:tc>
        <w:tc>
          <w:tcPr>
            <w:tcW w:w="801" w:type="pct"/>
            <w:vAlign w:val="center"/>
            <w:hideMark/>
          </w:tcPr>
          <w:p w14:paraId="7B1EE7CA" w14:textId="44210218"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Instrumented footwear (and walkway); 6</w:t>
            </w:r>
            <w:ins w:id="200" w:author="English Editor" w:date="2026-10-22T07:59:00Z" w16du:dateUtc="2026-10-22T11:59:00Z">
              <w:r w:rsidR="00C243A1">
                <w:rPr>
                  <w:rFonts w:eastAsia="Times New Roman" w:cs="Calibri"/>
                </w:rPr>
                <w:t xml:space="preserve"> </w:t>
              </w:r>
            </w:ins>
            <w:del w:id="201" w:author="English Editor" w:date="2026-10-22T07:59:00Z" w16du:dateUtc="2026-10-22T11:59:00Z">
              <w:r w:rsidRPr="009F6991" w:rsidDel="00C243A1">
                <w:rPr>
                  <w:rFonts w:eastAsia="Times New Roman" w:cs="Calibri"/>
                </w:rPr>
                <w:delText>-</w:delText>
              </w:r>
            </w:del>
            <w:r w:rsidRPr="009F6991">
              <w:rPr>
                <w:rFonts w:eastAsia="Times New Roman" w:cs="Calibri"/>
              </w:rPr>
              <w:t>min walk</w:t>
            </w:r>
          </w:p>
        </w:tc>
        <w:tc>
          <w:tcPr>
            <w:tcW w:w="924" w:type="pct"/>
            <w:vAlign w:val="center"/>
            <w:hideMark/>
          </w:tcPr>
          <w:p w14:paraId="6BAF2E6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3A94601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 (2)</w:t>
            </w:r>
          </w:p>
        </w:tc>
        <w:tc>
          <w:tcPr>
            <w:tcW w:w="683" w:type="pct"/>
            <w:vAlign w:val="center"/>
            <w:hideMark/>
          </w:tcPr>
          <w:p w14:paraId="693631A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0.70 (Int) [69]; 0.89 after revised gait estimation [73]</w:t>
            </w:r>
          </w:p>
        </w:tc>
        <w:tc>
          <w:tcPr>
            <w:tcW w:w="559" w:type="pct"/>
            <w:vAlign w:val="center"/>
            <w:hideMark/>
          </w:tcPr>
          <w:p w14:paraId="5F1AFC4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 (both)</w:t>
            </w:r>
          </w:p>
        </w:tc>
      </w:tr>
      <w:tr w:rsidR="009F6991" w:rsidRPr="009F6991" w14:paraId="5D6EEB8B" w14:textId="77777777" w:rsidTr="007C5019">
        <w:trPr>
          <w:jc w:val="center"/>
        </w:trPr>
        <w:tc>
          <w:tcPr>
            <w:tcW w:w="722" w:type="pct"/>
            <w:vAlign w:val="center"/>
            <w:hideMark/>
          </w:tcPr>
          <w:p w14:paraId="2F26828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Maiora et al. 2024 [70]</w:t>
            </w:r>
          </w:p>
        </w:tc>
        <w:tc>
          <w:tcPr>
            <w:tcW w:w="731" w:type="pct"/>
            <w:vAlign w:val="center"/>
            <w:hideMark/>
          </w:tcPr>
          <w:p w14:paraId="736A3F9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Nursing homes; 106 (21)</w:t>
            </w:r>
          </w:p>
        </w:tc>
        <w:tc>
          <w:tcPr>
            <w:tcW w:w="801" w:type="pct"/>
            <w:vAlign w:val="center"/>
            <w:hideMark/>
          </w:tcPr>
          <w:p w14:paraId="4E16A02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Lumbar IMU; iTUG</w:t>
            </w:r>
          </w:p>
        </w:tc>
        <w:tc>
          <w:tcPr>
            <w:tcW w:w="924" w:type="pct"/>
            <w:vAlign w:val="center"/>
            <w:hideMark/>
          </w:tcPr>
          <w:p w14:paraId="550AF4C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205D2C6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Int</w:t>
            </w:r>
          </w:p>
        </w:tc>
        <w:tc>
          <w:tcPr>
            <w:tcW w:w="683" w:type="pct"/>
            <w:vAlign w:val="center"/>
            <w:hideMark/>
          </w:tcPr>
          <w:p w14:paraId="317CD7B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0.73, Se 0.50, Sp 0.92 (SGDM BLSTM; Int); Adam BLSTM AUC 0.78, Se 0.33</w:t>
            </w:r>
          </w:p>
        </w:tc>
        <w:tc>
          <w:tcPr>
            <w:tcW w:w="559" w:type="pct"/>
            <w:vAlign w:val="center"/>
            <w:hideMark/>
          </w:tcPr>
          <w:p w14:paraId="1D6C43B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1F8B0287" w14:textId="77777777" w:rsidTr="007C5019">
        <w:trPr>
          <w:jc w:val="center"/>
        </w:trPr>
        <w:tc>
          <w:tcPr>
            <w:tcW w:w="722" w:type="pct"/>
            <w:vAlign w:val="center"/>
            <w:hideMark/>
          </w:tcPr>
          <w:p w14:paraId="034F1D7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Zhang Y et al. 2024 [71]</w:t>
            </w:r>
          </w:p>
        </w:tc>
        <w:tc>
          <w:tcPr>
            <w:tcW w:w="731" w:type="pct"/>
            <w:vAlign w:val="center"/>
            <w:hideMark/>
          </w:tcPr>
          <w:p w14:paraId="0D29721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263 (105)</w:t>
            </w:r>
          </w:p>
        </w:tc>
        <w:tc>
          <w:tcPr>
            <w:tcW w:w="801" w:type="pct"/>
            <w:vAlign w:val="center"/>
            <w:hideMark/>
          </w:tcPr>
          <w:p w14:paraId="0A0B71E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Trunk accelerometer, 1 week; daily life</w:t>
            </w:r>
          </w:p>
        </w:tc>
        <w:tc>
          <w:tcPr>
            <w:tcW w:w="924" w:type="pct"/>
            <w:vAlign w:val="center"/>
            <w:hideMark/>
          </w:tcPr>
          <w:p w14:paraId="741D20DE"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6 mo</w:t>
            </w:r>
          </w:p>
        </w:tc>
        <w:tc>
          <w:tcPr>
            <w:tcW w:w="580" w:type="pct"/>
            <w:vAlign w:val="center"/>
            <w:hideMark/>
          </w:tcPr>
          <w:p w14:paraId="1C82C88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ICE, then TSU</w:t>
            </w:r>
          </w:p>
        </w:tc>
        <w:tc>
          <w:tcPr>
            <w:tcW w:w="683" w:type="pct"/>
            <w:vAlign w:val="center"/>
            <w:hideMark/>
          </w:tcPr>
          <w:p w14:paraId="6054D5B6"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0.53 (ICE; range 0.49–0.59 across models); intercept −0.83, slope 1.40</w:t>
            </w:r>
          </w:p>
        </w:tc>
        <w:tc>
          <w:tcPr>
            <w:tcW w:w="559" w:type="pct"/>
            <w:vAlign w:val="center"/>
            <w:hideMark/>
          </w:tcPr>
          <w:p w14:paraId="3197971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H/H</w:t>
            </w:r>
          </w:p>
        </w:tc>
      </w:tr>
      <w:tr w:rsidR="009F6991" w:rsidRPr="009F6991" w14:paraId="7B39648C" w14:textId="77777777" w:rsidTr="007C5019">
        <w:trPr>
          <w:jc w:val="center"/>
        </w:trPr>
        <w:tc>
          <w:tcPr>
            <w:tcW w:w="722" w:type="pct"/>
            <w:vAlign w:val="center"/>
            <w:hideMark/>
          </w:tcPr>
          <w:p w14:paraId="32ECB3F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Lai et al. 2025 [72]</w:t>
            </w:r>
          </w:p>
        </w:tc>
        <w:tc>
          <w:tcPr>
            <w:tcW w:w="731" w:type="pct"/>
            <w:vAlign w:val="center"/>
            <w:hideMark/>
          </w:tcPr>
          <w:p w14:paraId="3DC19434"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Community; 37 (5)</w:t>
            </w:r>
          </w:p>
        </w:tc>
        <w:tc>
          <w:tcPr>
            <w:tcW w:w="801" w:type="pct"/>
            <w:vAlign w:val="center"/>
            <w:hideMark/>
          </w:tcPr>
          <w:p w14:paraId="465F5792"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Commercial waist sensor; proprietary assessment</w:t>
            </w:r>
          </w:p>
        </w:tc>
        <w:tc>
          <w:tcPr>
            <w:tcW w:w="924" w:type="pct"/>
            <w:vAlign w:val="center"/>
            <w:hideMark/>
          </w:tcPr>
          <w:p w14:paraId="52AF5D3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12 mo</w:t>
            </w:r>
          </w:p>
        </w:tc>
        <w:tc>
          <w:tcPr>
            <w:tcW w:w="580" w:type="pct"/>
            <w:vAlign w:val="center"/>
            <w:hideMark/>
          </w:tcPr>
          <w:p w14:paraId="2C981DB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PFE</w:t>
            </w:r>
          </w:p>
        </w:tc>
        <w:tc>
          <w:tcPr>
            <w:tcW w:w="683" w:type="pct"/>
            <w:vAlign w:val="center"/>
            <w:hideMark/>
          </w:tcPr>
          <w:p w14:paraId="62B9A0D1"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0.69 (PFE); Se 1.00, Sp 0.38, PPV 0.20</w:t>
            </w:r>
          </w:p>
        </w:tc>
        <w:tc>
          <w:tcPr>
            <w:tcW w:w="559" w:type="pct"/>
            <w:vAlign w:val="center"/>
            <w:hideMark/>
          </w:tcPr>
          <w:p w14:paraId="065B64D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NA/H</w:t>
            </w:r>
          </w:p>
        </w:tc>
      </w:tr>
      <w:tr w:rsidR="009F6991" w:rsidRPr="009F6991" w14:paraId="260796D9" w14:textId="77777777" w:rsidTr="007C5019">
        <w:trPr>
          <w:jc w:val="center"/>
        </w:trPr>
        <w:tc>
          <w:tcPr>
            <w:tcW w:w="722" w:type="pct"/>
            <w:vAlign w:val="center"/>
            <w:hideMark/>
          </w:tcPr>
          <w:p w14:paraId="63D34F22" w14:textId="5206E6CD"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Giardini et al. 2025 [28]</w:t>
            </w:r>
            <w:r w:rsidR="005F305A">
              <w:rPr>
                <w:rFonts w:eastAsia="Times New Roman" w:cs="Calibri"/>
              </w:rPr>
              <w:t xml:space="preserve"> </w:t>
            </w:r>
            <w:r w:rsidRPr="009F6991">
              <w:rPr>
                <w:rFonts w:eastAsia="Times New Roman" w:cs="Calibri"/>
              </w:rPr>
              <w:t>†#</w:t>
            </w:r>
          </w:p>
        </w:tc>
        <w:tc>
          <w:tcPr>
            <w:tcW w:w="731" w:type="pct"/>
            <w:vAlign w:val="center"/>
            <w:hideMark/>
          </w:tcPr>
          <w:p w14:paraId="3C8FCA5B"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Inpatients after femur fracture; 201 enrolled (NR)</w:t>
            </w:r>
          </w:p>
        </w:tc>
        <w:tc>
          <w:tcPr>
            <w:tcW w:w="801" w:type="pct"/>
            <w:vAlign w:val="center"/>
            <w:hideMark/>
          </w:tcPr>
          <w:p w14:paraId="7352DA53"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IMU; iTUG</w:t>
            </w:r>
          </w:p>
        </w:tc>
        <w:tc>
          <w:tcPr>
            <w:tcW w:w="924" w:type="pct"/>
            <w:vAlign w:val="center"/>
            <w:hideMark/>
          </w:tcPr>
          <w:p w14:paraId="4C8E971D"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 mo after discharge</w:t>
            </w:r>
          </w:p>
        </w:tc>
        <w:tc>
          <w:tcPr>
            <w:tcW w:w="580" w:type="pct"/>
            <w:vAlign w:val="center"/>
            <w:hideMark/>
          </w:tcPr>
          <w:p w14:paraId="15482235"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VU</w:t>
            </w:r>
          </w:p>
        </w:tc>
        <w:tc>
          <w:tcPr>
            <w:tcW w:w="683" w:type="pct"/>
            <w:vAlign w:val="center"/>
            <w:hideMark/>
          </w:tcPr>
          <w:p w14:paraId="0B550999"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0.91 (validation unverified)</w:t>
            </w:r>
          </w:p>
        </w:tc>
        <w:tc>
          <w:tcPr>
            <w:tcW w:w="559" w:type="pct"/>
            <w:vAlign w:val="center"/>
            <w:hideMark/>
          </w:tcPr>
          <w:p w14:paraId="585DEADA"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r w:rsidR="009F6991" w:rsidRPr="009F6991" w14:paraId="5068B06D" w14:textId="77777777" w:rsidTr="007C5019">
        <w:trPr>
          <w:jc w:val="center"/>
        </w:trPr>
        <w:tc>
          <w:tcPr>
            <w:tcW w:w="722" w:type="pct"/>
            <w:vAlign w:val="center"/>
            <w:hideMark/>
          </w:tcPr>
          <w:p w14:paraId="0C32BAA8" w14:textId="6B94BCCD"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Suffoletto et al. 2026 [22]</w:t>
            </w:r>
            <w:r w:rsidR="00B146DA">
              <w:rPr>
                <w:rFonts w:eastAsia="Times New Roman" w:cs="Calibri"/>
              </w:rPr>
              <w:t xml:space="preserve"> </w:t>
            </w:r>
            <w:r w:rsidRPr="009F6991">
              <w:rPr>
                <w:rFonts w:eastAsia="Times New Roman" w:cs="Calibri"/>
              </w:rPr>
              <w:t>†</w:t>
            </w:r>
          </w:p>
        </w:tc>
        <w:tc>
          <w:tcPr>
            <w:tcW w:w="731" w:type="pct"/>
            <w:vAlign w:val="center"/>
            <w:hideMark/>
          </w:tcPr>
          <w:p w14:paraId="112F7EE0"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Emergency department; 360 (94)</w:t>
            </w:r>
          </w:p>
        </w:tc>
        <w:tc>
          <w:tcPr>
            <w:tcW w:w="801" w:type="pct"/>
            <w:vAlign w:val="center"/>
            <w:hideMark/>
          </w:tcPr>
          <w:p w14:paraId="6623018F"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IMU; miTUG</w:t>
            </w:r>
          </w:p>
        </w:tc>
        <w:tc>
          <w:tcPr>
            <w:tcW w:w="924" w:type="pct"/>
            <w:vAlign w:val="center"/>
            <w:hideMark/>
          </w:tcPr>
          <w:p w14:paraId="67FFAEE7"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Any fall; 180 d</w:t>
            </w:r>
          </w:p>
        </w:tc>
        <w:tc>
          <w:tcPr>
            <w:tcW w:w="580" w:type="pct"/>
            <w:vAlign w:val="center"/>
            <w:hideMark/>
          </w:tcPr>
          <w:p w14:paraId="56E5B998"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VU</w:t>
            </w:r>
          </w:p>
        </w:tc>
        <w:tc>
          <w:tcPr>
            <w:tcW w:w="683" w:type="pct"/>
            <w:vAlign w:val="center"/>
            <w:hideMark/>
          </w:tcPr>
          <w:p w14:paraId="460DE8B7" w14:textId="762C3B0E"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AUC 0.72 (validation unverified) vs. 0.67 clinical (</w:t>
            </w:r>
            <w:r w:rsidR="00902A1D" w:rsidRPr="00902A1D">
              <w:rPr>
                <w:rFonts w:eastAsia="Times New Roman" w:cs="Calibri"/>
                <w:i/>
              </w:rPr>
              <w:t>p</w:t>
            </w:r>
            <w:r w:rsidRPr="009F6991">
              <w:rPr>
                <w:rFonts w:eastAsia="Times New Roman" w:cs="Calibri"/>
              </w:rPr>
              <w:t xml:space="preserve"> = 0.19)</w:t>
            </w:r>
          </w:p>
        </w:tc>
        <w:tc>
          <w:tcPr>
            <w:tcW w:w="559" w:type="pct"/>
            <w:vAlign w:val="center"/>
            <w:hideMark/>
          </w:tcPr>
          <w:p w14:paraId="1EA58EEC" w14:textId="77777777" w:rsidR="009F6991" w:rsidRPr="009F6991" w:rsidRDefault="009F6991" w:rsidP="009F6991">
            <w:pPr>
              <w:adjustRightInd w:val="0"/>
              <w:snapToGrid w:val="0"/>
              <w:spacing w:line="260" w:lineRule="atLeast"/>
              <w:jc w:val="center"/>
              <w:rPr>
                <w:rFonts w:eastAsia="Times New Roman" w:cs="Calibri"/>
                <w:szCs w:val="18"/>
              </w:rPr>
            </w:pPr>
            <w:r w:rsidRPr="009F6991">
              <w:rPr>
                <w:rFonts w:eastAsia="Times New Roman" w:cs="Calibri"/>
              </w:rPr>
              <w:t>NE/NE</w:t>
            </w:r>
          </w:p>
        </w:tc>
      </w:tr>
    </w:tbl>
    <w:p w14:paraId="78DF2D6C" w14:textId="49CA8629" w:rsidR="00C8142B" w:rsidRPr="003C7B3D" w:rsidRDefault="001D7585" w:rsidP="004E4E91">
      <w:pPr>
        <w:pStyle w:val="MDPI43tablefooter"/>
        <w:spacing w:after="240"/>
        <w:rPr>
          <w:rFonts w:cs="Times New Roman"/>
          <w:snapToGrid w:val="0"/>
          <w:szCs w:val="18"/>
          <w14:ligatures w14:val="standardContextual"/>
        </w:rPr>
      </w:pPr>
      <w:r w:rsidRPr="004E4E91">
        <w:rPr>
          <w:rFonts w:cs="Times New Roman"/>
          <w:snapToGrid w:val="0"/>
          <w:szCs w:val="18"/>
          <w14:ligatures w14:val="standardContextual"/>
        </w:rPr>
        <w:t>The first AUC is the family’s representative estimate (Table S6); report-level details are in Table S2. † Complete article unavailable; abstracts and specified indexed publisher excerpts were used (Table S3). ‡ Marques 2018: swing</w:t>
      </w:r>
      <w:ins w:id="202" w:author="English Editor" w:date="2026-10-22T07:59:00Z" w16du:dateUtc="2026-10-22T11:59:00Z">
        <w:r w:rsidR="00C243A1">
          <w:rPr>
            <w:rFonts w:cs="Times New Roman"/>
            <w:snapToGrid w:val="0"/>
            <w:szCs w:val="18"/>
            <w14:ligatures w14:val="standardContextual"/>
          </w:rPr>
          <w:t xml:space="preserve"> </w:t>
        </w:r>
      </w:ins>
      <w:del w:id="203" w:author="English Editor" w:date="2026-10-22T07:59:00Z" w16du:dateUtc="2026-10-22T11:59:00Z">
        <w:r w:rsidRPr="004E4E91" w:rsidDel="00C243A1">
          <w:rPr>
            <w:rFonts w:cs="Times New Roman"/>
            <w:snapToGrid w:val="0"/>
            <w:szCs w:val="18"/>
            <w14:ligatures w14:val="standardContextual"/>
          </w:rPr>
          <w:delText>-</w:delText>
        </w:r>
      </w:del>
      <w:r w:rsidRPr="004E4E91">
        <w:rPr>
          <w:rFonts w:cs="Times New Roman"/>
          <w:snapToGrid w:val="0"/>
          <w:szCs w:val="18"/>
          <w14:ligatures w14:val="standardContextual"/>
        </w:rPr>
        <w:t>time AUC 0.25 with sensitivity 0.89 and specificity 1.00 is directionally incompatible; the reported threshold percentages are also incompatible with 53 fallers and 49 non-fallers. Swing</w:t>
      </w:r>
      <w:ins w:id="204" w:author="English Editor" w:date="2026-10-22T07:59:00Z" w16du:dateUtc="2026-10-22T11:59:00Z">
        <w:r w:rsidR="00C243A1">
          <w:rPr>
            <w:rFonts w:cs="Times New Roman"/>
            <w:snapToGrid w:val="0"/>
            <w:szCs w:val="18"/>
            <w14:ligatures w14:val="standardContextual"/>
          </w:rPr>
          <w:t xml:space="preserve"> </w:t>
        </w:r>
      </w:ins>
      <w:del w:id="205" w:author="English Editor" w:date="2026-10-22T07:59:00Z" w16du:dateUtc="2026-10-22T11:59:00Z">
        <w:r w:rsidRPr="004E4E91" w:rsidDel="00C243A1">
          <w:rPr>
            <w:rFonts w:cs="Times New Roman"/>
            <w:snapToGrid w:val="0"/>
            <w:szCs w:val="18"/>
            <w14:ligatures w14:val="standardContextual"/>
          </w:rPr>
          <w:delText>-</w:delText>
        </w:r>
      </w:del>
      <w:r w:rsidRPr="004E4E91">
        <w:rPr>
          <w:rFonts w:cs="Times New Roman"/>
          <w:snapToGrid w:val="0"/>
          <w:szCs w:val="18"/>
          <w14:ligatures w14:val="standardContextual"/>
        </w:rPr>
        <w:t>time and stride</w:t>
      </w:r>
      <w:ins w:id="206" w:author="English Editor" w:date="2026-10-22T07:59:00Z" w16du:dateUtc="2026-10-22T11:59:00Z">
        <w:r w:rsidR="00C243A1">
          <w:rPr>
            <w:rFonts w:cs="Times New Roman"/>
            <w:snapToGrid w:val="0"/>
            <w:szCs w:val="18"/>
            <w14:ligatures w14:val="standardContextual"/>
          </w:rPr>
          <w:t xml:space="preserve"> </w:t>
        </w:r>
      </w:ins>
      <w:del w:id="207" w:author="English Editor" w:date="2026-10-22T07:59:00Z" w16du:dateUtc="2026-10-22T11:59:00Z">
        <w:r w:rsidRPr="004E4E91" w:rsidDel="00C243A1">
          <w:rPr>
            <w:rFonts w:cs="Times New Roman"/>
            <w:snapToGrid w:val="0"/>
            <w:szCs w:val="18"/>
            <w14:ligatures w14:val="standardContextual"/>
          </w:rPr>
          <w:delText>-</w:delText>
        </w:r>
      </w:del>
      <w:r w:rsidRPr="004E4E91">
        <w:rPr>
          <w:rFonts w:cs="Times New Roman"/>
          <w:snapToGrid w:val="0"/>
          <w:szCs w:val="18"/>
          <w14:ligatures w14:val="standardContextual"/>
        </w:rPr>
        <w:t>length alternatives were excluded. Stance</w:t>
      </w:r>
      <w:ins w:id="208" w:author="English Editor" w:date="2026-10-22T07:59:00Z" w16du:dateUtc="2026-10-22T11:59:00Z">
        <w:r w:rsidR="00C243A1">
          <w:rPr>
            <w:rFonts w:cs="Times New Roman"/>
            <w:snapToGrid w:val="0"/>
            <w:szCs w:val="18"/>
            <w14:ligatures w14:val="standardContextual"/>
          </w:rPr>
          <w:t xml:space="preserve"> </w:t>
        </w:r>
      </w:ins>
      <w:del w:id="209" w:author="English Editor" w:date="2026-10-22T07:59:00Z" w16du:dateUtc="2026-10-22T11:59:00Z">
        <w:r w:rsidRPr="004E4E91" w:rsidDel="00C243A1">
          <w:rPr>
            <w:rFonts w:cs="Times New Roman"/>
            <w:snapToGrid w:val="0"/>
            <w:szCs w:val="18"/>
            <w14:ligatures w14:val="standardContextual"/>
          </w:rPr>
          <w:delText>-</w:delText>
        </w:r>
      </w:del>
      <w:r w:rsidRPr="004E4E91">
        <w:rPr>
          <w:rFonts w:cs="Times New Roman"/>
          <w:snapToGrid w:val="0"/>
          <w:szCs w:val="18"/>
          <w14:ligatures w14:val="standardContextual"/>
        </w:rPr>
        <w:t>time</w:t>
      </w:r>
      <w:ins w:id="210" w:author="English Editor" w:date="2026-10-22T07:59:00Z" w16du:dateUtc="2026-10-22T11:59:00Z">
        <w:r w:rsidR="00C243A1">
          <w:rPr>
            <w:rFonts w:cs="Times New Roman"/>
            <w:snapToGrid w:val="0"/>
            <w:szCs w:val="18"/>
            <w14:ligatures w14:val="standardContextual"/>
          </w:rPr>
          <w:t xml:space="preserve"> </w:t>
        </w:r>
      </w:ins>
      <w:del w:id="211" w:author="English Editor" w:date="2026-10-22T07:59:00Z" w16du:dateUtc="2026-10-22T11:59:00Z">
        <w:r w:rsidRPr="004E4E91" w:rsidDel="00C243A1">
          <w:rPr>
            <w:rFonts w:cs="Times New Roman"/>
            <w:snapToGrid w:val="0"/>
            <w:szCs w:val="18"/>
            <w14:ligatures w14:val="standardContextual"/>
          </w:rPr>
          <w:delText>-</w:delText>
        </w:r>
      </w:del>
      <w:r w:rsidRPr="004E4E91">
        <w:rPr>
          <w:rFonts w:cs="Times New Roman"/>
          <w:snapToGrid w:val="0"/>
          <w:szCs w:val="18"/>
          <w14:ligatures w14:val="standardContextual"/>
        </w:rPr>
        <w:t xml:space="preserve">variability AUC 0.72 is retained with a source-anomaly flag and family-exclusion sensitivity analysis (Table 3). § Lockhart: classification measures summarize 10 runs, not a single confusion matrix with 9/44 fallers. ¶ Kelly: total 1705 retained; reported partitions sum to 1707 and development subgroups to 1278. # Giardini: 201 enrolled; fall incidence 5.50%; exact </w:t>
      </w:r>
      <w:r w:rsidR="00405D77" w:rsidRPr="004E4E91">
        <w:rPr>
          <w:rFonts w:cs="Times New Roman"/>
          <w:snapToGrid w:val="0"/>
          <w:szCs w:val="18"/>
          <w14:ligatures w14:val="standardContextual"/>
        </w:rPr>
        <w:t>analyzed</w:t>
      </w:r>
      <w:r w:rsidRPr="004E4E91">
        <w:rPr>
          <w:rFonts w:cs="Times New Roman"/>
          <w:snapToGrid w:val="0"/>
          <w:szCs w:val="18"/>
          <w14:ligatures w14:val="standardContextual"/>
        </w:rPr>
        <w:t xml:space="preserve"> denominator and faller count unavailable. App: confirmed apparent development performance; VU: validation method not verifiable from accessible source material; Int: internal validation; PFE: prospective fixed-model evaluation; TSU: target-sample updating; ICE: independent-cohort evaluation with original coefficients. Quality/RoB (D/E): development</w:t>
      </w:r>
      <w:ins w:id="212" w:author="English Editor" w:date="2026-10-22T08:00:00Z" w16du:dateUtc="2026-10-22T12:00:00Z">
        <w:r w:rsidR="00C243A1">
          <w:rPr>
            <w:rFonts w:cs="Times New Roman"/>
            <w:snapToGrid w:val="0"/>
            <w:szCs w:val="18"/>
            <w14:ligatures w14:val="standardContextual"/>
          </w:rPr>
          <w:t xml:space="preserve"> </w:t>
        </w:r>
      </w:ins>
      <w:del w:id="213" w:author="English Editor" w:date="2026-10-22T08:00:00Z" w16du:dateUtc="2026-10-22T12:00:00Z">
        <w:r w:rsidRPr="004E4E91" w:rsidDel="00C243A1">
          <w:rPr>
            <w:rFonts w:cs="Times New Roman"/>
            <w:snapToGrid w:val="0"/>
            <w:szCs w:val="18"/>
            <w14:ligatures w14:val="standardContextual"/>
          </w:rPr>
          <w:delText>-</w:delText>
        </w:r>
      </w:del>
      <w:r w:rsidRPr="004E4E91">
        <w:rPr>
          <w:rFonts w:cs="Times New Roman"/>
          <w:snapToGrid w:val="0"/>
          <w:szCs w:val="18"/>
          <w14:ligatures w14:val="standardContextual"/>
        </w:rPr>
        <w:t xml:space="preserve">quality concerns/evaluation risk of bias; H: high; U: unclear; NA: no development; NE: not evaluable without the complete article. Uncertainty is </w:t>
      </w:r>
      <w:r w:rsidR="00405D77" w:rsidRPr="004E4E91">
        <w:rPr>
          <w:rFonts w:cs="Times New Roman"/>
          <w:snapToGrid w:val="0"/>
          <w:szCs w:val="18"/>
          <w14:ligatures w14:val="standardContextual"/>
        </w:rPr>
        <w:t>labeled</w:t>
      </w:r>
      <w:r w:rsidRPr="004E4E91">
        <w:rPr>
          <w:rFonts w:cs="Times New Roman"/>
          <w:snapToGrid w:val="0"/>
          <w:szCs w:val="18"/>
          <w14:ligatures w14:val="standardContextual"/>
        </w:rPr>
        <w:t xml:space="preserve"> by type; AUCs and classification measures are two-decimal proportions. Adam: adaptive moment estimation; AUC: area under the ROC curve; BLSTM: </w:t>
      </w:r>
      <w:r w:rsidRPr="003C7B3D">
        <w:rPr>
          <w:rFonts w:cs="Times New Roman"/>
          <w:snapToGrid w:val="0"/>
          <w:szCs w:val="18"/>
          <w14:ligatures w14:val="standardContextual"/>
        </w:rPr>
        <w:t>bidirectional long short-term memory; CI: confidence interval; CV: cross-validation; FARAO: Fall</w:t>
      </w:r>
      <w:ins w:id="214" w:author="English Editor" w:date="2026-10-22T10:18:00Z" w16du:dateUtc="2026-10-22T14:18:00Z">
        <w:r w:rsidR="003305CA">
          <w:rPr>
            <w:rFonts w:cs="Times New Roman"/>
            <w:snapToGrid w:val="0"/>
            <w:szCs w:val="18"/>
            <w14:ligatures w14:val="standardContextual"/>
          </w:rPr>
          <w:t>-</w:t>
        </w:r>
      </w:ins>
      <w:del w:id="215" w:author="English Editor" w:date="2026-10-22T10:18:00Z" w16du:dateUtc="2026-10-22T14:18:00Z">
        <w:r w:rsidRPr="003C7B3D" w:rsidDel="003305CA">
          <w:rPr>
            <w:rFonts w:cs="Times New Roman"/>
            <w:snapToGrid w:val="0"/>
            <w:szCs w:val="18"/>
            <w14:ligatures w14:val="standardContextual"/>
          </w:rPr>
          <w:delText xml:space="preserve"> </w:delText>
        </w:r>
      </w:del>
      <w:r w:rsidRPr="003C7B3D">
        <w:rPr>
          <w:rFonts w:cs="Times New Roman"/>
          <w:snapToGrid w:val="0"/>
          <w:szCs w:val="18"/>
          <w14:ligatures w14:val="standardContextual"/>
        </w:rPr>
        <w:t>Risk Assessment in Older Adults; IMU: inertial measurement unit; ISAW: Instrumented Stand and Walk; iTUG: instrumented Timed Up and Go; LR: logistic regression; miTUG: modified iTUG; NPV/PPV: negative/positive predictive value; NR: not reported; QTUG: Quantitative TUG; R</w:t>
      </w:r>
      <w:r w:rsidR="00BF23A6" w:rsidRPr="003C7B3D">
        <w:rPr>
          <w:rFonts w:cs="Times New Roman"/>
          <w:snapToGrid w:val="0"/>
          <w:szCs w:val="18"/>
          <w:vertAlign w:val="superscript"/>
          <w14:ligatures w14:val="standardContextual"/>
        </w:rPr>
        <w:t>2</w:t>
      </w:r>
      <w:r w:rsidRPr="003C7B3D">
        <w:rPr>
          <w:rFonts w:cs="Times New Roman"/>
          <w:snapToGrid w:val="0"/>
          <w:szCs w:val="18"/>
          <w14:ligatures w14:val="standardContextual"/>
        </w:rPr>
        <w:t>: coefficient of determination; ROC: receiver operating characteristic; Se/Sp: sensitivity/specificity; SD: standard deviation; SE: standard error; SGDM: stochastic gradient descent with momentum; TUG: Timed Up and Go.</w:t>
      </w:r>
    </w:p>
    <w:p w14:paraId="24DE8B70" w14:textId="77777777" w:rsidR="00C8142B" w:rsidRPr="003C7B3D" w:rsidRDefault="00C8142B">
      <w:pPr>
        <w:sectPr w:rsidR="00C8142B" w:rsidRPr="003C7B3D" w:rsidSect="00C02670">
          <w:headerReference w:type="even" r:id="rId19"/>
          <w:pgSz w:w="16838" w:h="11906" w:orient="landscape" w:code="9"/>
          <w:pgMar w:top="1417" w:right="720" w:bottom="907" w:left="720" w:header="720" w:footer="612" w:gutter="0"/>
          <w:cols w:space="425"/>
          <w:bidi/>
          <w:docGrid w:type="linesAndChars" w:linePitch="326"/>
        </w:sectPr>
      </w:pPr>
    </w:p>
    <w:p w14:paraId="0897FD44" w14:textId="77777777" w:rsidR="00C8142B" w:rsidRPr="004E4E91" w:rsidRDefault="001D7585" w:rsidP="004E4E91">
      <w:pPr>
        <w:pStyle w:val="MDPI22heading2"/>
        <w:spacing w:before="0"/>
        <w:rPr>
          <w:noProof w:val="0"/>
          <w:szCs w:val="20"/>
          <w14:ligatures w14:val="standardContextual"/>
        </w:rPr>
      </w:pPr>
      <w:r w:rsidRPr="004E4E91">
        <w:rPr>
          <w:noProof w:val="0"/>
          <w:szCs w:val="20"/>
          <w14:ligatures w14:val="standardContextual"/>
        </w:rPr>
        <w:lastRenderedPageBreak/>
        <w:t>3.3. Evidence Architecture and Validation Stage</w:t>
      </w:r>
    </w:p>
    <w:p w14:paraId="49DBC84F" w14:textId="008E8949" w:rsidR="00C8142B" w:rsidRPr="004A7EA7" w:rsidRDefault="001D7585">
      <w:pPr>
        <w:pStyle w:val="MDPI31text"/>
        <w:rPr>
          <w:szCs w:val="20"/>
          <w14:ligatures w14:val="standardContextual"/>
        </w:rPr>
      </w:pPr>
      <w:r w:rsidRPr="004E4E91">
        <w:rPr>
          <w:szCs w:val="20"/>
          <w14:ligatures w14:val="standardContextual"/>
        </w:rPr>
        <w:t>Requiring completion of gait measurement before fall follow-up excluded many studies commonly cited as fall</w:t>
      </w:r>
      <w:ins w:id="216" w:author="English Editor" w:date="2026-10-22T08:00:00Z" w16du:dateUtc="2026-10-22T12:00:00Z">
        <w:r w:rsidR="00C243A1">
          <w:rPr>
            <w:szCs w:val="20"/>
            <w14:ligatures w14:val="standardContextual"/>
          </w:rPr>
          <w:t xml:space="preserve"> </w:t>
        </w:r>
      </w:ins>
      <w:del w:id="217" w:author="English Editor" w:date="2026-10-22T08:00:00Z" w16du:dateUtc="2026-10-22T12:00:00Z">
        <w:r w:rsidRPr="004E4E91" w:rsidDel="00C243A1">
          <w:rPr>
            <w:szCs w:val="20"/>
            <w14:ligatures w14:val="standardContextual"/>
          </w:rPr>
          <w:delText>-</w:delText>
        </w:r>
      </w:del>
      <w:r w:rsidRPr="004E4E91">
        <w:rPr>
          <w:szCs w:val="20"/>
          <w14:ligatures w14:val="standardContextual"/>
        </w:rPr>
        <w:t>prediction evidence. The included evidence also contained substantial dependence: seven multi-report cohort families accounted for 17 reports, including four reports from the Fall</w:t>
      </w:r>
      <w:ins w:id="218" w:author="English Editor" w:date="2026-10-22T10:18:00Z" w16du:dateUtc="2026-10-22T14:18:00Z">
        <w:r w:rsidR="003305CA">
          <w:rPr>
            <w:szCs w:val="20"/>
            <w14:ligatures w14:val="standardContextual"/>
          </w:rPr>
          <w:t>-</w:t>
        </w:r>
      </w:ins>
      <w:del w:id="219" w:author="English Editor" w:date="2026-10-22T10:18:00Z" w16du:dateUtc="2026-10-22T14:18:00Z">
        <w:r w:rsidRPr="004E4E91" w:rsidDel="003305CA">
          <w:rPr>
            <w:szCs w:val="20"/>
            <w14:ligatures w14:val="standardContextual"/>
          </w:rPr>
          <w:delText xml:space="preserve"> </w:delText>
        </w:r>
      </w:del>
      <w:r w:rsidRPr="004E4E91">
        <w:rPr>
          <w:szCs w:val="20"/>
          <w14:ligatures w14:val="standardContextual"/>
        </w:rPr>
        <w:t xml:space="preserve">Risk Assessment in Older Adults (FARAO) cohort [37,38,42,43] and three from </w:t>
      </w:r>
      <w:r w:rsidRPr="004A7EA7">
        <w:rPr>
          <w:szCs w:val="20"/>
          <w14:ligatures w14:val="standardContextual"/>
        </w:rPr>
        <w:t xml:space="preserve">one Canadian research </w:t>
      </w:r>
      <w:r w:rsidR="00405D77" w:rsidRPr="004A7EA7">
        <w:rPr>
          <w:szCs w:val="20"/>
          <w14:ligatures w14:val="standardContextual"/>
        </w:rPr>
        <w:t>program</w:t>
      </w:r>
      <w:r w:rsidRPr="004A7EA7">
        <w:rPr>
          <w:szCs w:val="20"/>
          <w14:ligatures w14:val="standardContextual"/>
        </w:rPr>
        <w:t xml:space="preserve"> [39,40,44] (Supplementary Table S5). Because participant independence could not be established for one of these reports [40], it was grouped with the </w:t>
      </w:r>
      <w:r w:rsidR="00405D77" w:rsidRPr="004A7EA7">
        <w:rPr>
          <w:szCs w:val="20"/>
          <w14:ligatures w14:val="standardContextual"/>
        </w:rPr>
        <w:t>program</w:t>
      </w:r>
      <w:r w:rsidRPr="004A7EA7">
        <w:rPr>
          <w:szCs w:val="20"/>
          <w14:ligatures w14:val="standardContextual"/>
        </w:rPr>
        <w:t>; treating it as independent (38 families) did not change any conclusion.</w:t>
      </w:r>
    </w:p>
    <w:p w14:paraId="0FA057CB" w14:textId="4A510D95" w:rsidR="00C8142B" w:rsidRPr="004E4E91" w:rsidRDefault="001D7585">
      <w:pPr>
        <w:pStyle w:val="MDPI31text"/>
        <w:rPr>
          <w:szCs w:val="20"/>
          <w14:ligatures w14:val="standardContextual"/>
        </w:rPr>
      </w:pPr>
      <w:r w:rsidRPr="004E4E91">
        <w:rPr>
          <w:szCs w:val="20"/>
          <w14:ligatures w14:val="standardContextual"/>
        </w:rPr>
        <w:t xml:space="preserve">Twelve reports presented confirmed apparent performance only, 23 </w:t>
      </w:r>
      <w:del w:id="220" w:author="English Editor" w:date="2026-10-22T10:34:00Z" w16du:dateUtc="2026-10-22T14:34:00Z">
        <w:r w:rsidRPr="004E4E91" w:rsidDel="00FE6764">
          <w:rPr>
            <w:szCs w:val="20"/>
            <w14:ligatures w14:val="standardContextual"/>
          </w:rPr>
          <w:delText xml:space="preserve">reported </w:delText>
        </w:r>
      </w:del>
      <w:ins w:id="221" w:author="English Editor" w:date="2026-10-22T10:34:00Z" w16du:dateUtc="2026-10-22T14:34:00Z">
        <w:r w:rsidR="00FE6764">
          <w:rPr>
            <w:szCs w:val="20"/>
            <w14:ligatures w14:val="standardContextual"/>
          </w:rPr>
          <w:t>presented</w:t>
        </w:r>
        <w:r w:rsidR="00FE6764" w:rsidRPr="004E4E91">
          <w:rPr>
            <w:szCs w:val="20"/>
            <w14:ligatures w14:val="standardContextual"/>
          </w:rPr>
          <w:t xml:space="preserve"> </w:t>
        </w:r>
      </w:ins>
      <w:r w:rsidRPr="004E4E91">
        <w:rPr>
          <w:szCs w:val="20"/>
          <w14:ligatures w14:val="standardContextual"/>
        </w:rPr>
        <w:t xml:space="preserve">internal validation, three </w:t>
      </w:r>
      <w:ins w:id="222" w:author="English Editor" w:date="2026-10-22T10:34:00Z" w16du:dateUtc="2026-10-22T14:34:00Z">
        <w:r w:rsidR="00FE6764">
          <w:rPr>
            <w:szCs w:val="20"/>
            <w14:ligatures w14:val="standardContextual"/>
          </w:rPr>
          <w:t xml:space="preserve">presented </w:t>
        </w:r>
      </w:ins>
      <w:r w:rsidRPr="004E4E91">
        <w:rPr>
          <w:szCs w:val="20"/>
          <w14:ligatures w14:val="standardContextual"/>
        </w:rPr>
        <w:t xml:space="preserve">prospective fixed-model evaluation, two </w:t>
      </w:r>
      <w:ins w:id="223" w:author="English Editor" w:date="2026-10-22T10:34:00Z" w16du:dateUtc="2026-10-22T14:34:00Z">
        <w:r w:rsidR="00FE6764">
          <w:rPr>
            <w:szCs w:val="20"/>
            <w14:ligatures w14:val="standardContextual"/>
          </w:rPr>
          <w:t xml:space="preserve">presented </w:t>
        </w:r>
      </w:ins>
      <w:r w:rsidRPr="004E4E91">
        <w:rPr>
          <w:szCs w:val="20"/>
          <w14:ligatures w14:val="standardContextual"/>
        </w:rPr>
        <w:t xml:space="preserve">target-sample updating, and one </w:t>
      </w:r>
      <w:ins w:id="224" w:author="English Editor" w:date="2026-10-22T10:34:00Z" w16du:dateUtc="2026-10-22T14:34:00Z">
        <w:r w:rsidR="00FE6764">
          <w:rPr>
            <w:szCs w:val="20"/>
            <w14:ligatures w14:val="standardContextual"/>
          </w:rPr>
          <w:t xml:space="preserve">presented </w:t>
        </w:r>
      </w:ins>
      <w:r w:rsidRPr="004E4E91">
        <w:rPr>
          <w:szCs w:val="20"/>
          <w14:ligatures w14:val="standardContextual"/>
        </w:rPr>
        <w:t>independent-cohort evaluation. Validation methods could not be verified for six reports assessed without complete-article access [22,28,39,48,49,60]. Fifteen cohort families had no verified estimate beyond development. One updating report first evaluated prior fixed parameters. Thus, 28 reports from 22 families had verifiable performance beyond development (Table 4). Internal validation did not guarantee unbiased estimates: full-dataset feature selection or tuning occurred in several reports (Tables S2 and S7). Splitting repeated walking samples rather than participants produced an AUC of 0.94, compared with 0.65–0.75 for participant-level evaluation [43]. Two complete-article reports nested model selection within training partitions [51,70], and one used a prespecified held-out test set after development</w:t>
      </w:r>
      <w:ins w:id="225" w:author="English Editor" w:date="2026-10-22T08:00:00Z" w16du:dateUtc="2026-10-22T12:00:00Z">
        <w:r w:rsidR="00C243A1">
          <w:rPr>
            <w:szCs w:val="20"/>
            <w14:ligatures w14:val="standardContextual"/>
          </w:rPr>
          <w:t xml:space="preserve"> </w:t>
        </w:r>
      </w:ins>
      <w:del w:id="226" w:author="English Editor" w:date="2026-10-22T08:00:00Z" w16du:dateUtc="2026-10-22T12:00:00Z">
        <w:r w:rsidRPr="004E4E91" w:rsidDel="00C243A1">
          <w:rPr>
            <w:szCs w:val="20"/>
            <w14:ligatures w14:val="standardContextual"/>
          </w:rPr>
          <w:delText>-</w:delText>
        </w:r>
      </w:del>
      <w:r w:rsidRPr="004E4E91">
        <w:rPr>
          <w:szCs w:val="20"/>
          <w14:ligatures w14:val="standardContextual"/>
        </w:rPr>
        <w:t>set tuning [58].</w:t>
      </w:r>
    </w:p>
    <w:p w14:paraId="1554B91A" w14:textId="77777777" w:rsidR="00C8142B" w:rsidRPr="004E4E91" w:rsidRDefault="001D7585" w:rsidP="004E4E91">
      <w:pPr>
        <w:pStyle w:val="MDPI22heading2"/>
        <w:spacing w:before="240"/>
        <w:rPr>
          <w:noProof w:val="0"/>
          <w:szCs w:val="20"/>
          <w14:ligatures w14:val="standardContextual"/>
        </w:rPr>
      </w:pPr>
      <w:r w:rsidRPr="004E4E91">
        <w:rPr>
          <w:noProof w:val="0"/>
          <w:szCs w:val="20"/>
          <w14:ligatures w14:val="standardContextual"/>
        </w:rPr>
        <w:t>3.4. Sensing Technologies and Gait Phenotypes</w:t>
      </w:r>
    </w:p>
    <w:p w14:paraId="6E4DD051" w14:textId="77777777" w:rsidR="00C8142B" w:rsidRPr="004E4E91" w:rsidRDefault="001D7585">
      <w:pPr>
        <w:pStyle w:val="MDPI31text"/>
        <w:rPr>
          <w:szCs w:val="20"/>
          <w14:ligatures w14:val="standardContextual"/>
        </w:rPr>
      </w:pPr>
      <w:r w:rsidRPr="004E4E91">
        <w:rPr>
          <w:szCs w:val="20"/>
          <w14:ligatures w14:val="standardContextual"/>
        </w:rPr>
        <w:t>Structured tests captured iTUG phases, turning, postural transitions, straight walking, and dynamic stability, whereas free-living monitoring captured walking quantity, bout structure, pace, rhythm, variability, smoothness, symmetry, harmonicity, and complexity. Gait variability, trunk stability and harmonicity, turning, and the distribution of daily walking bouts were among the retained predictors in several reports [34,37,45,62,67]; because predictors were not tallied across all cohort families and feature definitions differed, no comparison of the predictive value of individual features was made. Nominally similar features were computed with different devices, axes, filters, bout definitions, and aggregation windows, so they were not directly equivalent across studies.</w:t>
      </w:r>
    </w:p>
    <w:p w14:paraId="3A3DA445" w14:textId="3BB0BA18" w:rsidR="00C8142B" w:rsidRPr="004E4E91" w:rsidRDefault="001D7585">
      <w:pPr>
        <w:pStyle w:val="MDPI31text"/>
        <w:rPr>
          <w:szCs w:val="20"/>
          <w14:ligatures w14:val="standardContextual"/>
        </w:rPr>
      </w:pPr>
      <w:r w:rsidRPr="004E4E91">
        <w:rPr>
          <w:szCs w:val="20"/>
          <w14:ligatures w14:val="standardContextual"/>
        </w:rPr>
        <w:t>Ambient computer vision was evaluated in a single long-term</w:t>
      </w:r>
      <w:ins w:id="227" w:author="English Editor" w:date="2026-10-22T08:01:00Z" w16du:dateUtc="2026-10-22T12:01:00Z">
        <w:r w:rsidR="00C243A1">
          <w:rPr>
            <w:szCs w:val="20"/>
            <w14:ligatures w14:val="standardContextual"/>
          </w:rPr>
          <w:t xml:space="preserve"> </w:t>
        </w:r>
      </w:ins>
      <w:del w:id="228" w:author="English Editor" w:date="2026-10-22T08:01:00Z" w16du:dateUtc="2026-10-22T12:01:00Z">
        <w:r w:rsidRPr="004E4E91" w:rsidDel="00C243A1">
          <w:rPr>
            <w:szCs w:val="20"/>
            <w14:ligatures w14:val="standardContextual"/>
          </w:rPr>
          <w:delText>-</w:delText>
        </w:r>
      </w:del>
      <w:r w:rsidRPr="004E4E91">
        <w:rPr>
          <w:szCs w:val="20"/>
          <w14:ligatures w14:val="standardContextual"/>
        </w:rPr>
        <w:t>care dementia cohort. Frequently updated vision-derived gait features were associated with an increase in the internally validated AUC for a fall within the next 4 weeks from 0.56 without gait to 0.76 with gait (sensitivity 0.73, specificity 0.73) [66], and an earlier report from the same cohort reported AUCs of 0.80 at 7 days and 0.67 at 30 days [54]. These results derive from one site and require independent validation across camera environments and populations.</w:t>
      </w:r>
    </w:p>
    <w:p w14:paraId="69D3B3D2" w14:textId="77777777" w:rsidR="00C8142B" w:rsidRPr="004E4E91" w:rsidRDefault="001D7585" w:rsidP="004E4E91">
      <w:pPr>
        <w:pStyle w:val="MDPI22heading2"/>
        <w:spacing w:before="240"/>
        <w:rPr>
          <w:noProof w:val="0"/>
          <w:szCs w:val="20"/>
          <w14:ligatures w14:val="standardContextual"/>
        </w:rPr>
      </w:pPr>
      <w:r w:rsidRPr="004E4E91">
        <w:rPr>
          <w:noProof w:val="0"/>
          <w:szCs w:val="20"/>
          <w14:ligatures w14:val="standardContextual"/>
        </w:rPr>
        <w:t>3.5. Outcomes and Prediction Horizons</w:t>
      </w:r>
    </w:p>
    <w:p w14:paraId="79A66770" w14:textId="10468209" w:rsidR="00C8142B" w:rsidRPr="004E4E91" w:rsidRDefault="001D7585">
      <w:pPr>
        <w:pStyle w:val="MDPI31text"/>
        <w:rPr>
          <w:szCs w:val="20"/>
          <w14:ligatures w14:val="standardContextual"/>
        </w:rPr>
      </w:pPr>
      <w:r w:rsidRPr="004E4E91">
        <w:rPr>
          <w:szCs w:val="20"/>
          <w14:ligatures w14:val="standardContextual"/>
        </w:rPr>
        <w:t xml:space="preserve">Horizons ranged from 7–30 days in dementia care [54,66] to 3–12 months in most community and clinical cohorts and 24–60 months in one Parkinson disease cohort [68]. These tasks differ in baseline risk, intervention opportunity, and the acceptable balance of false-positive and false-negative predictions. Fall ascertainment ranged from daily calendars with regular telephone contact to telephone follow-up after 1–2 years [29,31] and facility records. Where a first-fall outcome was </w:t>
      </w:r>
      <w:r w:rsidR="00405D77" w:rsidRPr="004E4E91">
        <w:rPr>
          <w:szCs w:val="20"/>
          <w14:ligatures w14:val="standardContextual"/>
        </w:rPr>
        <w:t>modeled</w:t>
      </w:r>
      <w:r w:rsidRPr="004E4E91">
        <w:rPr>
          <w:szCs w:val="20"/>
          <w14:ligatures w14:val="standardContextual"/>
        </w:rPr>
        <w:t xml:space="preserve"> over successive intervals, discrimination was lower in later intervals and absent beyond 12 months [35]. In the only fall</w:t>
      </w:r>
      <w:ins w:id="229" w:author="English Editor" w:date="2026-10-22T08:02:00Z" w16du:dateUtc="2026-10-22T12:02:00Z">
        <w:r w:rsidR="00C243A1">
          <w:rPr>
            <w:szCs w:val="20"/>
            <w14:ligatures w14:val="standardContextual"/>
          </w:rPr>
          <w:t xml:space="preserve"> </w:t>
        </w:r>
      </w:ins>
      <w:del w:id="230" w:author="English Editor" w:date="2026-10-22T08:02:00Z" w16du:dateUtc="2026-10-22T12:02:00Z">
        <w:r w:rsidRPr="004E4E91" w:rsidDel="00C243A1">
          <w:rPr>
            <w:szCs w:val="20"/>
            <w14:ligatures w14:val="standardContextual"/>
          </w:rPr>
          <w:delText>-</w:delText>
        </w:r>
      </w:del>
      <w:r w:rsidRPr="004E4E91">
        <w:rPr>
          <w:szCs w:val="20"/>
          <w14:ligatures w14:val="standardContextual"/>
        </w:rPr>
        <w:t xml:space="preserve">count model, fitted </w:t>
      </w:r>
      <w:del w:id="231" w:author="English Editor" w:date="2026-10-22T10:37:00Z" w16du:dateUtc="2026-10-22T14:37:00Z">
        <w:r w:rsidRPr="004E4E91" w:rsidDel="0041379F">
          <w:rPr>
            <w:szCs w:val="20"/>
            <w14:ligatures w14:val="standardContextual"/>
          </w:rPr>
          <w:delText xml:space="preserve">in </w:delText>
        </w:r>
      </w:del>
      <w:ins w:id="232" w:author="English Editor" w:date="2026-10-22T10:37:00Z" w16du:dateUtc="2026-10-22T14:37:00Z">
        <w:r w:rsidR="0041379F">
          <w:rPr>
            <w:szCs w:val="20"/>
            <w14:ligatures w14:val="standardContextual"/>
          </w:rPr>
          <w:t>to</w:t>
        </w:r>
        <w:r w:rsidR="0041379F" w:rsidRPr="004E4E91">
          <w:rPr>
            <w:szCs w:val="20"/>
            <w14:ligatures w14:val="standardContextual"/>
          </w:rPr>
          <w:t xml:space="preserve"> </w:t>
        </w:r>
      </w:ins>
      <w:r w:rsidRPr="004E4E91">
        <w:rPr>
          <w:szCs w:val="20"/>
          <w14:ligatures w14:val="standardContextual"/>
        </w:rPr>
        <w:t>15 people with Parkinson disease, explained variance changed from 0.50 to 0.73 after exclusion of participants with more than 10 falls, including one participant who reported 127 falls [57].</w:t>
      </w:r>
    </w:p>
    <w:p w14:paraId="7FDB1FF5" w14:textId="77777777" w:rsidR="00C8142B" w:rsidRPr="004E4E91" w:rsidRDefault="001D7585" w:rsidP="004E4E91">
      <w:pPr>
        <w:pStyle w:val="MDPI22heading2"/>
        <w:spacing w:before="240"/>
        <w:rPr>
          <w:noProof w:val="0"/>
          <w:szCs w:val="20"/>
          <w14:ligatures w14:val="standardContextual"/>
        </w:rPr>
      </w:pPr>
      <w:r w:rsidRPr="004E4E91">
        <w:rPr>
          <w:noProof w:val="0"/>
          <w:szCs w:val="20"/>
          <w14:ligatures w14:val="standardContextual"/>
        </w:rPr>
        <w:lastRenderedPageBreak/>
        <w:t>3.6. Discrimination Across Validation Stages</w:t>
      </w:r>
    </w:p>
    <w:p w14:paraId="1465E5FB" w14:textId="0D24DCAE" w:rsidR="00C8142B" w:rsidRPr="004E4E91" w:rsidRDefault="001D7585">
      <w:pPr>
        <w:pStyle w:val="MDPI31text"/>
        <w:rPr>
          <w:szCs w:val="20"/>
          <w14:ligatures w14:val="standardContextual"/>
        </w:rPr>
      </w:pPr>
      <w:r w:rsidRPr="004E4E91">
        <w:rPr>
          <w:szCs w:val="20"/>
          <w14:ligatures w14:val="standardContextual"/>
        </w:rPr>
        <w:t xml:space="preserve">A representative exact AUC was available </w:t>
      </w:r>
      <w:r w:rsidRPr="00C82DA3">
        <w:rPr>
          <w:szCs w:val="20"/>
          <w14:ligatures w14:val="standardContextual"/>
        </w:rPr>
        <w:t xml:space="preserve">for 26 of 37 cohort families (Supplementary Table S6). Representative AUCs ranged from </w:t>
      </w:r>
      <w:r w:rsidRPr="004E4E91">
        <w:rPr>
          <w:szCs w:val="20"/>
          <w14:ligatures w14:val="standardContextual"/>
        </w:rPr>
        <w:t xml:space="preserve">0.51 to 0.99, with an unweighted median of 0.75 (IQR 0.70–0.81) (Table 3); this descriptive summary combines prediction tasks that differ in horizon, setting, outcome definition, and validation stage and is not an estimate of a common performance. Descriptively, the median was 0.77 for the apparent-or-unverified group (12 families: </w:t>
      </w:r>
      <w:ins w:id="233" w:author="English Editor" w:date="2026-10-22T10:38:00Z" w16du:dateUtc="2026-10-22T14:38:00Z">
        <w:r w:rsidR="00FB255A">
          <w:rPr>
            <w:szCs w:val="20"/>
            <w14:ligatures w14:val="standardContextual"/>
          </w:rPr>
          <w:t>nine</w:t>
        </w:r>
      </w:ins>
      <w:del w:id="234" w:author="English Editor" w:date="2026-10-22T10:38:00Z" w16du:dateUtc="2026-10-22T14:38:00Z">
        <w:r w:rsidRPr="004E4E91" w:rsidDel="00FB255A">
          <w:rPr>
            <w:szCs w:val="20"/>
            <w14:ligatures w14:val="standardContextual"/>
          </w:rPr>
          <w:delText>9</w:delText>
        </w:r>
      </w:del>
      <w:r w:rsidRPr="004E4E91">
        <w:rPr>
          <w:szCs w:val="20"/>
          <w14:ligatures w14:val="standardContextual"/>
        </w:rPr>
        <w:t xml:space="preserve"> confirmed apparent and </w:t>
      </w:r>
      <w:ins w:id="235" w:author="English Editor" w:date="2026-10-22T10:38:00Z" w16du:dateUtc="2026-10-22T14:38:00Z">
        <w:r w:rsidR="00FB255A">
          <w:rPr>
            <w:szCs w:val="20"/>
            <w14:ligatures w14:val="standardContextual"/>
          </w:rPr>
          <w:t>three</w:t>
        </w:r>
      </w:ins>
      <w:del w:id="236" w:author="English Editor" w:date="2026-10-22T10:38:00Z" w16du:dateUtc="2026-10-22T14:38:00Z">
        <w:r w:rsidRPr="004E4E91" w:rsidDel="00FB255A">
          <w:rPr>
            <w:szCs w:val="20"/>
            <w14:ligatures w14:val="standardContextual"/>
          </w:rPr>
          <w:delText>3</w:delText>
        </w:r>
      </w:del>
      <w:r w:rsidRPr="004E4E91">
        <w:rPr>
          <w:szCs w:val="20"/>
          <w14:ligatures w14:val="standardContextual"/>
        </w:rPr>
        <w:t xml:space="preserve"> with unverified validation) and 0.74 for internal validation (12 families); the single prospectively evaluated fixed score had an AUC of 0.69 [72], and the single independent-cohort evaluation </w:t>
      </w:r>
      <w:ins w:id="237" w:author="English Editor" w:date="2026-10-22T10:38:00Z" w16du:dateUtc="2026-10-22T14:38:00Z">
        <w:r w:rsidR="00FB255A">
          <w:rPr>
            <w:szCs w:val="20"/>
            <w14:ligatures w14:val="standardContextual"/>
          </w:rPr>
          <w:t xml:space="preserve">had </w:t>
        </w:r>
      </w:ins>
      <w:r w:rsidRPr="004E4E91">
        <w:rPr>
          <w:szCs w:val="20"/>
          <w14:ligatures w14:val="standardContextual"/>
        </w:rPr>
        <w:t>an AUC of 0.53 [71]. Exact faller counts were available for 23 of these 26 families. In that subset, medians were 0.80 for ≤15 fallers, 0.77 for 16–39 fallers, and 0.72 for ≥40 fallers (Figure 2). These are exploratory, unadjusted comparisons across studies: the strata differ in population, outcome, horizon, and model</w:t>
      </w:r>
      <w:ins w:id="238" w:author="English Editor" w:date="2026-10-22T10:38:00Z" w16du:dateUtc="2026-10-22T14:38:00Z">
        <w:r w:rsidR="00FB255A">
          <w:rPr>
            <w:szCs w:val="20"/>
            <w14:ligatures w14:val="standardContextual"/>
          </w:rPr>
          <w:t>;</w:t>
        </w:r>
      </w:ins>
      <w:del w:id="239" w:author="English Editor" w:date="2026-10-22T10:38:00Z" w16du:dateUtc="2026-10-22T14:38:00Z">
        <w:r w:rsidRPr="004E4E91" w:rsidDel="00FB255A">
          <w:rPr>
            <w:szCs w:val="20"/>
            <w14:ligatures w14:val="standardContextual"/>
          </w:rPr>
          <w:delText>,</w:delText>
        </w:r>
      </w:del>
      <w:r w:rsidRPr="004E4E91">
        <w:rPr>
          <w:szCs w:val="20"/>
          <w14:ligatures w14:val="standardContextual"/>
        </w:rPr>
        <w:t xml:space="preserve"> the external stratum contains one cohort</w:t>
      </w:r>
      <w:ins w:id="240" w:author="English Editor" w:date="2026-10-22T10:39:00Z" w16du:dateUtc="2026-10-22T14:39:00Z">
        <w:r w:rsidR="00FB255A">
          <w:rPr>
            <w:szCs w:val="20"/>
            <w14:ligatures w14:val="standardContextual"/>
          </w:rPr>
          <w:t>;</w:t>
        </w:r>
      </w:ins>
      <w:del w:id="241" w:author="English Editor" w:date="2026-10-22T10:39:00Z" w16du:dateUtc="2026-10-22T14:39:00Z">
        <w:r w:rsidRPr="004E4E91" w:rsidDel="00FB255A">
          <w:rPr>
            <w:szCs w:val="20"/>
            <w14:ligatures w14:val="standardContextual"/>
          </w:rPr>
          <w:delText>,</w:delText>
        </w:r>
      </w:del>
      <w:r w:rsidRPr="004E4E91">
        <w:rPr>
          <w:szCs w:val="20"/>
          <w14:ligatures w14:val="standardContextual"/>
        </w:rPr>
        <w:t xml:space="preserve"> and the gradient was not monotonic in the complete-article subset (below), so the pattern cannot be attributed to validation rigor or sample size.</w:t>
      </w:r>
    </w:p>
    <w:p w14:paraId="243477EC" w14:textId="717D21D6" w:rsidR="00C8142B" w:rsidRPr="004E4E91" w:rsidRDefault="001D7585">
      <w:pPr>
        <w:pStyle w:val="MDPI31text"/>
        <w:rPr>
          <w:szCs w:val="20"/>
          <w14:ligatures w14:val="standardContextual"/>
        </w:rPr>
      </w:pPr>
      <w:r w:rsidRPr="004E4E91">
        <w:rPr>
          <w:szCs w:val="20"/>
          <w14:ligatures w14:val="standardContextual"/>
        </w:rPr>
        <w:t>The summaries were moderately sensitive to the selection rule but not materially to source access (Table 3). Unweighted medians were 0.72 and 0.78 under the lowest-estimate and highest-estimate selection rules, respectively (IQRs 0.67–0.79 and 0.71–0.85), and 0.76 (IQR 0.71–0.83) when the most recent rather than the primary report was preferred within a family. Excluding the four families whose representative estimate came from a report assessed without the complete article left 22 families with a median of 0.74 (IQR 0.69–0.79); the apparent and internal</w:t>
      </w:r>
      <w:ins w:id="242" w:author="English Editor" w:date="2026-10-22T08:02:00Z" w16du:dateUtc="2026-10-22T12:02:00Z">
        <w:r w:rsidR="00C243A1">
          <w:rPr>
            <w:szCs w:val="20"/>
            <w14:ligatures w14:val="standardContextual"/>
          </w:rPr>
          <w:t xml:space="preserve"> </w:t>
        </w:r>
      </w:ins>
      <w:del w:id="243" w:author="English Editor" w:date="2026-10-22T08:02:00Z" w16du:dateUtc="2026-10-22T12:02:00Z">
        <w:r w:rsidRPr="004E4E91" w:rsidDel="00C243A1">
          <w:rPr>
            <w:szCs w:val="20"/>
            <w14:ligatures w14:val="standardContextual"/>
          </w:rPr>
          <w:delText>-</w:delText>
        </w:r>
      </w:del>
      <w:r w:rsidRPr="004E4E91">
        <w:rPr>
          <w:szCs w:val="20"/>
          <w14:ligatures w14:val="standardContextual"/>
        </w:rPr>
        <w:t xml:space="preserve">validation strata comprised </w:t>
      </w:r>
      <w:ins w:id="244" w:author="English Editor" w:date="2026-10-22T10:39:00Z" w16du:dateUtc="2026-10-22T14:39:00Z">
        <w:r w:rsidR="00FB255A">
          <w:rPr>
            <w:szCs w:val="20"/>
            <w14:ligatures w14:val="standardContextual"/>
          </w:rPr>
          <w:t>nine</w:t>
        </w:r>
      </w:ins>
      <w:del w:id="245" w:author="English Editor" w:date="2026-10-22T10:39:00Z" w16du:dateUtc="2026-10-22T14:39:00Z">
        <w:r w:rsidRPr="004E4E91" w:rsidDel="00FB255A">
          <w:rPr>
            <w:szCs w:val="20"/>
            <w14:ligatures w14:val="standardContextual"/>
          </w:rPr>
          <w:delText>9</w:delText>
        </w:r>
      </w:del>
      <w:r w:rsidRPr="004E4E91">
        <w:rPr>
          <w:szCs w:val="20"/>
          <w14:ligatures w14:val="standardContextual"/>
        </w:rPr>
        <w:t xml:space="preserve"> and 11 families, with medians of 0.76 and 0.73, respectively. The complete-article sensitivity analysis included </w:t>
      </w:r>
      <w:ins w:id="246" w:author="English Editor" w:date="2026-10-22T10:39:00Z" w16du:dateUtc="2026-10-22T14:39:00Z">
        <w:r w:rsidR="00FB255A">
          <w:rPr>
            <w:szCs w:val="20"/>
            <w14:ligatures w14:val="standardContextual"/>
          </w:rPr>
          <w:t>five</w:t>
        </w:r>
      </w:ins>
      <w:del w:id="247" w:author="English Editor" w:date="2026-10-22T10:39:00Z" w16du:dateUtc="2026-10-22T14:39:00Z">
        <w:r w:rsidRPr="004E4E91" w:rsidDel="00FB255A">
          <w:rPr>
            <w:szCs w:val="20"/>
            <w14:ligatures w14:val="standardContextual"/>
          </w:rPr>
          <w:delText>5</w:delText>
        </w:r>
      </w:del>
      <w:r w:rsidRPr="004E4E91">
        <w:rPr>
          <w:szCs w:val="20"/>
          <w14:ligatures w14:val="standardContextual"/>
        </w:rPr>
        <w:t xml:space="preserve">, 10, and </w:t>
      </w:r>
      <w:ins w:id="248" w:author="English Editor" w:date="2026-10-22T10:39:00Z" w16du:dateUtc="2026-10-22T14:39:00Z">
        <w:r w:rsidR="00FB255A">
          <w:rPr>
            <w:szCs w:val="20"/>
            <w14:ligatures w14:val="standardContextual"/>
          </w:rPr>
          <w:t>six</w:t>
        </w:r>
      </w:ins>
      <w:del w:id="249" w:author="English Editor" w:date="2026-10-22T10:39:00Z" w16du:dateUtc="2026-10-22T14:39:00Z">
        <w:r w:rsidRPr="004E4E91" w:rsidDel="00FB255A">
          <w:rPr>
            <w:szCs w:val="20"/>
            <w14:ligatures w14:val="standardContextual"/>
          </w:rPr>
          <w:delText>6</w:delText>
        </w:r>
      </w:del>
      <w:r w:rsidRPr="004E4E91">
        <w:rPr>
          <w:szCs w:val="20"/>
          <w14:ligatures w14:val="standardContextual"/>
        </w:rPr>
        <w:t xml:space="preserve"> families across the three event-count bands, with medians of 0.76, 0.77, and 0.71. Excluding the source-inconsistent Marques 2018 family left 25 families, with a median AUC of 0.75 (IQR 0.70–0.81; range 0.51–0.99).</w:t>
      </w:r>
    </w:p>
    <w:p w14:paraId="0BE952E2" w14:textId="35503A7D" w:rsidR="00C8142B" w:rsidRPr="004E4E91" w:rsidRDefault="001D7585">
      <w:pPr>
        <w:pStyle w:val="MDPI31text"/>
        <w:rPr>
          <w:szCs w:val="20"/>
          <w14:ligatures w14:val="standardContextual"/>
        </w:rPr>
      </w:pPr>
      <w:r w:rsidRPr="004E4E91">
        <w:rPr>
          <w:szCs w:val="20"/>
          <w14:ligatures w14:val="standardContextual"/>
        </w:rPr>
        <w:t xml:space="preserve">Several of the highest values came from small, flexibly </w:t>
      </w:r>
      <w:r w:rsidR="00405D77" w:rsidRPr="004E4E91">
        <w:rPr>
          <w:szCs w:val="20"/>
          <w14:ligatures w14:val="standardContextual"/>
        </w:rPr>
        <w:t>modeled</w:t>
      </w:r>
      <w:r w:rsidRPr="004E4E91">
        <w:rPr>
          <w:szCs w:val="20"/>
          <w14:ligatures w14:val="standardContextual"/>
        </w:rPr>
        <w:t xml:space="preserve"> samples: an emergency</w:t>
      </w:r>
      <w:ins w:id="250" w:author="English Editor" w:date="2026-10-22T08:02:00Z" w16du:dateUtc="2026-10-22T12:02:00Z">
        <w:r w:rsidR="00C243A1">
          <w:rPr>
            <w:szCs w:val="20"/>
            <w14:ligatures w14:val="standardContextual"/>
          </w:rPr>
          <w:t xml:space="preserve"> </w:t>
        </w:r>
      </w:ins>
      <w:del w:id="251" w:author="English Editor" w:date="2026-10-22T08:02:00Z" w16du:dateUtc="2026-10-22T12:02:00Z">
        <w:r w:rsidRPr="004E4E91" w:rsidDel="00C243A1">
          <w:rPr>
            <w:szCs w:val="20"/>
            <w14:ligatures w14:val="standardContextual"/>
          </w:rPr>
          <w:delText>-</w:delText>
        </w:r>
      </w:del>
      <w:r w:rsidRPr="004E4E91">
        <w:rPr>
          <w:szCs w:val="20"/>
          <w14:ligatures w14:val="standardContextual"/>
        </w:rPr>
        <w:t xml:space="preserve">department neural network reported a leave-one-out AUC of 0.99 (95% CI 0.98–1.00) with 14 fallers [61], and a Parkinson disease model </w:t>
      </w:r>
      <w:ins w:id="252" w:author="English Editor" w:date="2026-10-22T10:41:00Z" w16du:dateUtc="2026-10-22T14:41:00Z">
        <w:r w:rsidR="007313E4">
          <w:rPr>
            <w:szCs w:val="20"/>
            <w14:ligatures w14:val="standardContextual"/>
          </w:rPr>
          <w:t xml:space="preserve">reported </w:t>
        </w:r>
      </w:ins>
      <w:r w:rsidRPr="004E4E91">
        <w:rPr>
          <w:szCs w:val="20"/>
          <w14:ligatures w14:val="standardContextual"/>
        </w:rPr>
        <w:t>an apparent AUC of 0.94 (95% CI 0.84–1.00) after best-subset selection from 80 candidate measures in 34 participants [67]. A post-fracture model reported an AUC of 0.91, but the validation procedure and exact faller count could not be verified from the accessible abstract [28]. Within one instrumented</w:t>
      </w:r>
      <w:ins w:id="253" w:author="English Editor" w:date="2026-10-22T08:02:00Z" w16du:dateUtc="2026-10-22T12:02:00Z">
        <w:r w:rsidR="00C243A1">
          <w:rPr>
            <w:szCs w:val="20"/>
            <w14:ligatures w14:val="standardContextual"/>
          </w:rPr>
          <w:t xml:space="preserve"> </w:t>
        </w:r>
      </w:ins>
      <w:del w:id="254" w:author="English Editor" w:date="2026-10-22T08:02:00Z" w16du:dateUtc="2026-10-22T12:02:00Z">
        <w:r w:rsidRPr="004E4E91" w:rsidDel="00C243A1">
          <w:rPr>
            <w:szCs w:val="20"/>
            <w14:ligatures w14:val="standardContextual"/>
          </w:rPr>
          <w:delText>-</w:delText>
        </w:r>
      </w:del>
      <w:r w:rsidRPr="004E4E91">
        <w:rPr>
          <w:szCs w:val="20"/>
          <w14:ligatures w14:val="standardContextual"/>
        </w:rPr>
        <w:t>footwear cohort of 95 participants with 15 fallers, the internally validated AUC was 0.70 in the primary report and 0.89 in a later re-analysis of the same participants after revision of the gait</w:t>
      </w:r>
      <w:ins w:id="255" w:author="English Editor" w:date="2026-10-22T08:03:00Z" w16du:dateUtc="2026-10-22T12:03:00Z">
        <w:r w:rsidR="00C243A1">
          <w:rPr>
            <w:szCs w:val="20"/>
            <w14:ligatures w14:val="standardContextual"/>
          </w:rPr>
          <w:t xml:space="preserve"> </w:t>
        </w:r>
      </w:ins>
      <w:del w:id="256" w:author="English Editor" w:date="2026-10-22T08:03:00Z" w16du:dateUtc="2026-10-22T12:03:00Z">
        <w:r w:rsidRPr="004E4E91" w:rsidDel="00C243A1">
          <w:rPr>
            <w:szCs w:val="20"/>
            <w14:ligatures w14:val="standardContextual"/>
          </w:rPr>
          <w:delText>-</w:delText>
        </w:r>
      </w:del>
      <w:r w:rsidRPr="004E4E91">
        <w:rPr>
          <w:szCs w:val="20"/>
          <w14:ligatures w14:val="standardContextual"/>
        </w:rPr>
        <w:t>estimation algorithm and model search [69,73]. Several larger or more stringently evaluated studies reported modest or near-chance discrimination: AUCs of 0.50–0.51 across repeated splits for multisensor fusion in 281 community-dwelling adults [51], 0.56 (range across resamples 0.33–0.74) in a secondary prospective analysis in a geriatric clinic [56], a mean of 0.67 (SD 0.05 across repeated hold-out splits) for step-based parameters [65], and a sensitivity of 0.61 with a specificity of 0.66 in a held-out test set from a 1705-participant cohort [58].</w:t>
      </w:r>
    </w:p>
    <w:p w14:paraId="111D59C8" w14:textId="77777777" w:rsidR="00C8142B" w:rsidRDefault="001D7585" w:rsidP="002564E6">
      <w:pPr>
        <w:pStyle w:val="MDPI41tablecaption"/>
        <w:rPr>
          <w:rFonts w:cs="Times New Roman"/>
          <w:snapToGrid w:val="0"/>
          <w:szCs w:val="18"/>
          <w14:ligatures w14:val="standardContextual"/>
        </w:rPr>
      </w:pPr>
      <w:commentRangeStart w:id="257"/>
      <w:commentRangeStart w:id="258"/>
      <w:commentRangeStart w:id="259"/>
      <w:r w:rsidRPr="000A581F">
        <w:rPr>
          <w:rFonts w:cs="Times New Roman"/>
          <w:b/>
          <w:snapToGrid w:val="0"/>
          <w:szCs w:val="18"/>
          <w:highlight w:val="yellow"/>
          <w14:ligatures w14:val="standardContextual"/>
        </w:rPr>
        <w:t>Table 3</w:t>
      </w:r>
      <w:commentRangeEnd w:id="259"/>
      <w:r w:rsidR="00252E06" w:rsidRPr="002564E6">
        <w:rPr>
          <w:rStyle w:val="CommentReference"/>
          <w:rFonts w:cs="Times New Roman"/>
          <w:b/>
          <w:snapToGrid w:val="0"/>
          <w:sz w:val="18"/>
          <w:szCs w:val="18"/>
          <w14:ligatures w14:val="standardContextual"/>
        </w:rPr>
        <w:commentReference w:id="259"/>
      </w:r>
      <w:commentRangeEnd w:id="258"/>
      <w:r w:rsidR="009B6066" w:rsidRPr="002564E6">
        <w:rPr>
          <w:rStyle w:val="CommentReference"/>
          <w:rFonts w:cs="Times New Roman"/>
          <w:b/>
          <w:snapToGrid w:val="0"/>
          <w:sz w:val="18"/>
          <w:szCs w:val="18"/>
          <w14:ligatures w14:val="standardContextual"/>
        </w:rPr>
        <w:commentReference w:id="258"/>
      </w:r>
      <w:commentRangeEnd w:id="257"/>
      <w:r w:rsidR="001C0DD6" w:rsidRPr="002564E6">
        <w:rPr>
          <w:rStyle w:val="CommentReference"/>
          <w:rFonts w:cs="Times New Roman"/>
          <w:b/>
          <w:snapToGrid w:val="0"/>
          <w:sz w:val="18"/>
          <w:szCs w:val="18"/>
          <w14:ligatures w14:val="standardContextual"/>
        </w:rPr>
        <w:commentReference w:id="257"/>
      </w:r>
      <w:r w:rsidRPr="002564E6">
        <w:rPr>
          <w:rFonts w:cs="Times New Roman"/>
          <w:b/>
          <w:snapToGrid w:val="0"/>
          <w:szCs w:val="18"/>
          <w14:ligatures w14:val="standardContextual"/>
        </w:rPr>
        <w:t xml:space="preserve">. </w:t>
      </w:r>
      <w:r w:rsidRPr="002564E6">
        <w:rPr>
          <w:rFonts w:cs="Times New Roman"/>
          <w:snapToGrid w:val="0"/>
          <w:szCs w:val="18"/>
          <w14:ligatures w14:val="standardContextual"/>
        </w:rPr>
        <w:t>Descriptive summary of representative AUCs and sensitivity analyses.</w:t>
      </w:r>
    </w:p>
    <w:tbl>
      <w:tblPr>
        <w:tblW w:w="7857" w:type="dxa"/>
        <w:tblInd w:w="2608" w:type="dxa"/>
        <w:tblBorders>
          <w:top w:val="single" w:sz="8" w:space="0" w:color="auto"/>
          <w:bottom w:val="single" w:sz="8" w:space="0" w:color="auto"/>
          <w:insideH w:val="single" w:sz="4" w:space="0" w:color="auto"/>
        </w:tblBorders>
        <w:tblLayout w:type="fixed"/>
        <w:tblCellMar>
          <w:left w:w="0" w:type="dxa"/>
          <w:right w:w="0" w:type="dxa"/>
        </w:tblCellMar>
        <w:tblLook w:val="04A0" w:firstRow="1" w:lastRow="0" w:firstColumn="1" w:lastColumn="0" w:noHBand="0" w:noVBand="1"/>
      </w:tblPr>
      <w:tblGrid>
        <w:gridCol w:w="1912"/>
        <w:gridCol w:w="1522"/>
        <w:gridCol w:w="1529"/>
        <w:gridCol w:w="1432"/>
        <w:gridCol w:w="1462"/>
      </w:tblGrid>
      <w:tr w:rsidR="002564E6" w:rsidRPr="002564E6" w14:paraId="09AB5622" w14:textId="77777777" w:rsidTr="000A581F">
        <w:trPr>
          <w:cantSplit/>
        </w:trPr>
        <w:tc>
          <w:tcPr>
            <w:tcW w:w="1912" w:type="dxa"/>
            <w:vAlign w:val="center"/>
            <w:hideMark/>
          </w:tcPr>
          <w:p w14:paraId="5644A9C7" w14:textId="21E35D3D" w:rsidR="002564E6" w:rsidRPr="002564E6" w:rsidRDefault="002564E6" w:rsidP="002564E6">
            <w:pPr>
              <w:adjustRightInd w:val="0"/>
              <w:snapToGrid w:val="0"/>
              <w:spacing w:line="260" w:lineRule="atLeast"/>
              <w:jc w:val="center"/>
              <w:rPr>
                <w:rFonts w:eastAsia="Times New Roman" w:cs="Calibri"/>
                <w:b/>
                <w:bCs/>
                <w:szCs w:val="18"/>
              </w:rPr>
            </w:pPr>
            <w:r w:rsidRPr="002564E6">
              <w:rPr>
                <w:rFonts w:eastAsia="Times New Roman" w:cs="Calibri"/>
                <w:b/>
                <w:bCs/>
              </w:rPr>
              <w:t xml:space="preserve">Analysis or </w:t>
            </w:r>
            <w:r w:rsidR="0020087A" w:rsidRPr="002564E6">
              <w:rPr>
                <w:rFonts w:eastAsia="Times New Roman" w:cs="Calibri"/>
                <w:b/>
                <w:bCs/>
              </w:rPr>
              <w:t>Stratum</w:t>
            </w:r>
          </w:p>
        </w:tc>
        <w:tc>
          <w:tcPr>
            <w:tcW w:w="1522" w:type="dxa"/>
            <w:vAlign w:val="center"/>
            <w:hideMark/>
          </w:tcPr>
          <w:p w14:paraId="23322B0D" w14:textId="0CD1C05F" w:rsidR="002564E6" w:rsidRPr="002564E6" w:rsidRDefault="002564E6" w:rsidP="002564E6">
            <w:pPr>
              <w:adjustRightInd w:val="0"/>
              <w:snapToGrid w:val="0"/>
              <w:spacing w:line="260" w:lineRule="atLeast"/>
              <w:jc w:val="center"/>
              <w:rPr>
                <w:rFonts w:eastAsia="Times New Roman" w:cs="Calibri"/>
                <w:b/>
                <w:bCs/>
                <w:szCs w:val="18"/>
              </w:rPr>
            </w:pPr>
            <w:r w:rsidRPr="002564E6">
              <w:rPr>
                <w:rFonts w:eastAsia="Times New Roman" w:cs="Calibri"/>
                <w:b/>
                <w:bCs/>
              </w:rPr>
              <w:t xml:space="preserve">Cohort </w:t>
            </w:r>
            <w:r w:rsidR="0020087A" w:rsidRPr="002564E6">
              <w:rPr>
                <w:rFonts w:eastAsia="Times New Roman" w:cs="Calibri"/>
                <w:b/>
                <w:bCs/>
              </w:rPr>
              <w:t>Families</w:t>
            </w:r>
            <w:r w:rsidRPr="002564E6">
              <w:rPr>
                <w:rFonts w:eastAsia="Times New Roman" w:cs="Calibri"/>
                <w:b/>
                <w:bCs/>
              </w:rPr>
              <w:t xml:space="preserve">, </w:t>
            </w:r>
            <w:r w:rsidR="00902A1D" w:rsidRPr="00902A1D">
              <w:rPr>
                <w:rFonts w:eastAsia="Times New Roman" w:cs="Calibri"/>
                <w:b/>
                <w:bCs/>
                <w:iCs/>
                <w:highlight w:val="yellow"/>
              </w:rPr>
              <w:t>n</w:t>
            </w:r>
          </w:p>
        </w:tc>
        <w:tc>
          <w:tcPr>
            <w:tcW w:w="1529" w:type="dxa"/>
            <w:vAlign w:val="center"/>
            <w:hideMark/>
          </w:tcPr>
          <w:p w14:paraId="56AA4E43" w14:textId="1CCEA6A4" w:rsidR="002564E6" w:rsidRPr="002564E6" w:rsidRDefault="002564E6" w:rsidP="002564E6">
            <w:pPr>
              <w:adjustRightInd w:val="0"/>
              <w:snapToGrid w:val="0"/>
              <w:spacing w:line="260" w:lineRule="atLeast"/>
              <w:jc w:val="center"/>
              <w:rPr>
                <w:rFonts w:eastAsia="Times New Roman" w:cs="Calibri"/>
                <w:b/>
                <w:bCs/>
                <w:szCs w:val="18"/>
              </w:rPr>
            </w:pPr>
            <w:r w:rsidRPr="002564E6">
              <w:rPr>
                <w:rFonts w:eastAsia="Times New Roman" w:cs="Calibri"/>
                <w:b/>
                <w:bCs/>
              </w:rPr>
              <w:t xml:space="preserve">AUC </w:t>
            </w:r>
            <w:r w:rsidR="0020087A" w:rsidRPr="002564E6">
              <w:rPr>
                <w:rFonts w:eastAsia="Times New Roman" w:cs="Calibri"/>
                <w:b/>
                <w:bCs/>
              </w:rPr>
              <w:t>Summary</w:t>
            </w:r>
          </w:p>
        </w:tc>
        <w:tc>
          <w:tcPr>
            <w:tcW w:w="1432" w:type="dxa"/>
            <w:vAlign w:val="center"/>
            <w:hideMark/>
          </w:tcPr>
          <w:p w14:paraId="5E89578D" w14:textId="77777777" w:rsidR="002564E6" w:rsidRPr="002564E6" w:rsidRDefault="002564E6" w:rsidP="002564E6">
            <w:pPr>
              <w:adjustRightInd w:val="0"/>
              <w:snapToGrid w:val="0"/>
              <w:spacing w:line="260" w:lineRule="atLeast"/>
              <w:jc w:val="center"/>
              <w:rPr>
                <w:rFonts w:eastAsia="Times New Roman" w:cs="Calibri"/>
                <w:b/>
                <w:bCs/>
                <w:szCs w:val="18"/>
              </w:rPr>
            </w:pPr>
            <w:r w:rsidRPr="002564E6">
              <w:rPr>
                <w:rFonts w:eastAsia="Times New Roman" w:cs="Calibri"/>
                <w:b/>
                <w:bCs/>
              </w:rPr>
              <w:t>IQR</w:t>
            </w:r>
          </w:p>
        </w:tc>
        <w:tc>
          <w:tcPr>
            <w:tcW w:w="1462" w:type="dxa"/>
            <w:vAlign w:val="center"/>
            <w:hideMark/>
          </w:tcPr>
          <w:p w14:paraId="55F095B0" w14:textId="77777777" w:rsidR="002564E6" w:rsidRPr="002564E6" w:rsidRDefault="002564E6" w:rsidP="002564E6">
            <w:pPr>
              <w:adjustRightInd w:val="0"/>
              <w:snapToGrid w:val="0"/>
              <w:spacing w:line="260" w:lineRule="atLeast"/>
              <w:jc w:val="center"/>
              <w:rPr>
                <w:rFonts w:eastAsia="Times New Roman" w:cs="Calibri"/>
                <w:b/>
                <w:bCs/>
                <w:szCs w:val="18"/>
              </w:rPr>
            </w:pPr>
            <w:r w:rsidRPr="002564E6">
              <w:rPr>
                <w:rFonts w:eastAsia="Times New Roman" w:cs="Calibri"/>
                <w:b/>
                <w:bCs/>
              </w:rPr>
              <w:t>Range</w:t>
            </w:r>
          </w:p>
        </w:tc>
      </w:tr>
      <w:tr w:rsidR="002564E6" w:rsidRPr="002564E6" w14:paraId="45AD0C1A" w14:textId="77777777" w:rsidTr="000A581F">
        <w:tc>
          <w:tcPr>
            <w:tcW w:w="1912" w:type="dxa"/>
            <w:vAlign w:val="center"/>
            <w:hideMark/>
          </w:tcPr>
          <w:p w14:paraId="0D141DFD"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Primary selection (all families with a representative AUC)</w:t>
            </w:r>
          </w:p>
        </w:tc>
        <w:tc>
          <w:tcPr>
            <w:tcW w:w="1522" w:type="dxa"/>
            <w:vAlign w:val="center"/>
            <w:hideMark/>
          </w:tcPr>
          <w:p w14:paraId="57CF18E6"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26</w:t>
            </w:r>
          </w:p>
        </w:tc>
        <w:tc>
          <w:tcPr>
            <w:tcW w:w="1529" w:type="dxa"/>
            <w:vAlign w:val="center"/>
            <w:hideMark/>
          </w:tcPr>
          <w:p w14:paraId="3EFB0CE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0.75</w:t>
            </w:r>
          </w:p>
        </w:tc>
        <w:tc>
          <w:tcPr>
            <w:tcW w:w="1432" w:type="dxa"/>
            <w:vAlign w:val="center"/>
            <w:hideMark/>
          </w:tcPr>
          <w:p w14:paraId="402B5349"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0.70–0.81</w:t>
            </w:r>
          </w:p>
        </w:tc>
        <w:tc>
          <w:tcPr>
            <w:tcW w:w="1462" w:type="dxa"/>
            <w:vAlign w:val="center"/>
            <w:hideMark/>
          </w:tcPr>
          <w:p w14:paraId="5926EF09"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0.51–0.99</w:t>
            </w:r>
          </w:p>
        </w:tc>
      </w:tr>
      <w:tr w:rsidR="002564E6" w:rsidRPr="002564E6" w14:paraId="01B76D57" w14:textId="77777777" w:rsidTr="000A581F">
        <w:tc>
          <w:tcPr>
            <w:tcW w:w="1912" w:type="dxa"/>
            <w:vAlign w:val="center"/>
            <w:hideMark/>
          </w:tcPr>
          <w:p w14:paraId="1AB62780" w14:textId="40788F43"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Apparent or validation unverified</w:t>
            </w:r>
          </w:p>
        </w:tc>
        <w:tc>
          <w:tcPr>
            <w:tcW w:w="1522" w:type="dxa"/>
            <w:vAlign w:val="center"/>
            <w:hideMark/>
          </w:tcPr>
          <w:p w14:paraId="59161C1C"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12</w:t>
            </w:r>
          </w:p>
        </w:tc>
        <w:tc>
          <w:tcPr>
            <w:tcW w:w="1529" w:type="dxa"/>
            <w:vAlign w:val="center"/>
            <w:hideMark/>
          </w:tcPr>
          <w:p w14:paraId="40414A5E"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0.77</w:t>
            </w:r>
          </w:p>
        </w:tc>
        <w:tc>
          <w:tcPr>
            <w:tcW w:w="1432" w:type="dxa"/>
            <w:vAlign w:val="center"/>
            <w:hideMark/>
          </w:tcPr>
          <w:p w14:paraId="23CEDD14"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0.72–0.85</w:t>
            </w:r>
          </w:p>
        </w:tc>
        <w:tc>
          <w:tcPr>
            <w:tcW w:w="1462" w:type="dxa"/>
            <w:vAlign w:val="center"/>
            <w:hideMark/>
          </w:tcPr>
          <w:p w14:paraId="52041571"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0.69–0.94</w:t>
            </w:r>
          </w:p>
        </w:tc>
      </w:tr>
      <w:tr w:rsidR="002564E6" w:rsidRPr="002564E6" w14:paraId="227854DE" w14:textId="77777777" w:rsidTr="000A581F">
        <w:tc>
          <w:tcPr>
            <w:tcW w:w="1912" w:type="dxa"/>
            <w:vAlign w:val="center"/>
            <w:hideMark/>
          </w:tcPr>
          <w:p w14:paraId="74EA5B8C" w14:textId="2AC82241"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lastRenderedPageBreak/>
              <w:t>Internal validation</w:t>
            </w:r>
          </w:p>
        </w:tc>
        <w:tc>
          <w:tcPr>
            <w:tcW w:w="1522" w:type="dxa"/>
            <w:vAlign w:val="center"/>
            <w:hideMark/>
          </w:tcPr>
          <w:p w14:paraId="5DC70BDC"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12</w:t>
            </w:r>
          </w:p>
        </w:tc>
        <w:tc>
          <w:tcPr>
            <w:tcW w:w="1529" w:type="dxa"/>
            <w:vAlign w:val="center"/>
            <w:hideMark/>
          </w:tcPr>
          <w:p w14:paraId="381EED62"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0.74</w:t>
            </w:r>
          </w:p>
        </w:tc>
        <w:tc>
          <w:tcPr>
            <w:tcW w:w="1432" w:type="dxa"/>
            <w:vAlign w:val="center"/>
            <w:hideMark/>
          </w:tcPr>
          <w:p w14:paraId="1585A91D"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0.69–0.78</w:t>
            </w:r>
          </w:p>
        </w:tc>
        <w:tc>
          <w:tcPr>
            <w:tcW w:w="1462" w:type="dxa"/>
            <w:vAlign w:val="center"/>
            <w:hideMark/>
          </w:tcPr>
          <w:p w14:paraId="43B56F36"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0.51–0.99</w:t>
            </w:r>
          </w:p>
        </w:tc>
      </w:tr>
      <w:tr w:rsidR="002564E6" w:rsidRPr="002564E6" w14:paraId="58BA297F" w14:textId="77777777" w:rsidTr="000A581F">
        <w:tc>
          <w:tcPr>
            <w:tcW w:w="1912" w:type="dxa"/>
            <w:vAlign w:val="center"/>
            <w:hideMark/>
          </w:tcPr>
          <w:p w14:paraId="7D5C91DA" w14:textId="5AD6DB46"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Prospective fixed-score evaluation</w:t>
            </w:r>
          </w:p>
        </w:tc>
        <w:tc>
          <w:tcPr>
            <w:tcW w:w="1522" w:type="dxa"/>
            <w:vAlign w:val="center"/>
            <w:hideMark/>
          </w:tcPr>
          <w:p w14:paraId="635443C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1</w:t>
            </w:r>
          </w:p>
        </w:tc>
        <w:tc>
          <w:tcPr>
            <w:tcW w:w="1529" w:type="dxa"/>
            <w:vAlign w:val="center"/>
            <w:hideMark/>
          </w:tcPr>
          <w:p w14:paraId="32B9964B"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0.69 (single family [72])</w:t>
            </w:r>
          </w:p>
        </w:tc>
        <w:tc>
          <w:tcPr>
            <w:tcW w:w="1432" w:type="dxa"/>
            <w:vAlign w:val="center"/>
            <w:hideMark/>
          </w:tcPr>
          <w:p w14:paraId="14C78308"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c>
          <w:tcPr>
            <w:tcW w:w="1462" w:type="dxa"/>
            <w:vAlign w:val="center"/>
            <w:hideMark/>
          </w:tcPr>
          <w:p w14:paraId="44FA7DD5"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r>
      <w:tr w:rsidR="002564E6" w:rsidRPr="002564E6" w14:paraId="7B2A2234" w14:textId="77777777" w:rsidTr="000A581F">
        <w:tc>
          <w:tcPr>
            <w:tcW w:w="1912" w:type="dxa"/>
            <w:vAlign w:val="center"/>
            <w:hideMark/>
          </w:tcPr>
          <w:p w14:paraId="78D6D429" w14:textId="7FA6E71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Independent-cohort evaluation (original coefficients)</w:t>
            </w:r>
          </w:p>
        </w:tc>
        <w:tc>
          <w:tcPr>
            <w:tcW w:w="1522" w:type="dxa"/>
            <w:vAlign w:val="center"/>
            <w:hideMark/>
          </w:tcPr>
          <w:p w14:paraId="64961FBB"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1</w:t>
            </w:r>
          </w:p>
        </w:tc>
        <w:tc>
          <w:tcPr>
            <w:tcW w:w="1529" w:type="dxa"/>
            <w:vAlign w:val="center"/>
            <w:hideMark/>
          </w:tcPr>
          <w:p w14:paraId="6E4C2611"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0.53 (single family [71])</w:t>
            </w:r>
          </w:p>
        </w:tc>
        <w:tc>
          <w:tcPr>
            <w:tcW w:w="1432" w:type="dxa"/>
            <w:vAlign w:val="center"/>
            <w:hideMark/>
          </w:tcPr>
          <w:p w14:paraId="7A5D51E8"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c>
          <w:tcPr>
            <w:tcW w:w="1462" w:type="dxa"/>
            <w:vAlign w:val="center"/>
            <w:hideMark/>
          </w:tcPr>
          <w:p w14:paraId="691C3BAC"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r>
      <w:tr w:rsidR="002564E6" w:rsidRPr="002564E6" w14:paraId="2F2FCD03" w14:textId="77777777" w:rsidTr="000A581F">
        <w:tc>
          <w:tcPr>
            <w:tcW w:w="1912" w:type="dxa"/>
            <w:vAlign w:val="center"/>
            <w:hideMark/>
          </w:tcPr>
          <w:p w14:paraId="1A6F143D" w14:textId="51546EB2"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Fallers ≤</w:t>
            </w:r>
            <w:r w:rsidR="00803267">
              <w:rPr>
                <w:rFonts w:eastAsia="Times New Roman" w:cs="Calibri"/>
              </w:rPr>
              <w:t xml:space="preserve"> </w:t>
            </w:r>
            <w:r w:rsidRPr="002564E6">
              <w:rPr>
                <w:rFonts w:eastAsia="Times New Roman" w:cs="Calibri"/>
              </w:rPr>
              <w:t>15</w:t>
            </w:r>
          </w:p>
        </w:tc>
        <w:tc>
          <w:tcPr>
            <w:tcW w:w="1522" w:type="dxa"/>
            <w:vAlign w:val="center"/>
            <w:hideMark/>
          </w:tcPr>
          <w:p w14:paraId="326818A4"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6</w:t>
            </w:r>
          </w:p>
        </w:tc>
        <w:tc>
          <w:tcPr>
            <w:tcW w:w="1529" w:type="dxa"/>
            <w:vAlign w:val="center"/>
            <w:hideMark/>
          </w:tcPr>
          <w:p w14:paraId="5E86130F" w14:textId="33E0543C"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0.8</w:t>
            </w:r>
            <w:r w:rsidR="005A39CD">
              <w:rPr>
                <w:rFonts w:eastAsia="Times New Roman" w:cs="Calibri"/>
              </w:rPr>
              <w:t>0</w:t>
            </w:r>
          </w:p>
        </w:tc>
        <w:tc>
          <w:tcPr>
            <w:tcW w:w="1432" w:type="dxa"/>
            <w:vAlign w:val="center"/>
            <w:hideMark/>
          </w:tcPr>
          <w:p w14:paraId="58960B3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0.72–0.86</w:t>
            </w:r>
          </w:p>
        </w:tc>
        <w:tc>
          <w:tcPr>
            <w:tcW w:w="1462" w:type="dxa"/>
            <w:vAlign w:val="center"/>
            <w:hideMark/>
          </w:tcPr>
          <w:p w14:paraId="0F3995AD"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0.69–0.99</w:t>
            </w:r>
          </w:p>
        </w:tc>
      </w:tr>
      <w:tr w:rsidR="002564E6" w:rsidRPr="002564E6" w14:paraId="29547173" w14:textId="77777777" w:rsidTr="000A581F">
        <w:tc>
          <w:tcPr>
            <w:tcW w:w="1912" w:type="dxa"/>
            <w:vAlign w:val="center"/>
            <w:hideMark/>
          </w:tcPr>
          <w:p w14:paraId="57D8CAA6" w14:textId="2B61D6EC"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Fallers 16–39</w:t>
            </w:r>
          </w:p>
        </w:tc>
        <w:tc>
          <w:tcPr>
            <w:tcW w:w="1522" w:type="dxa"/>
            <w:vAlign w:val="center"/>
            <w:hideMark/>
          </w:tcPr>
          <w:p w14:paraId="32E324FD"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10</w:t>
            </w:r>
          </w:p>
        </w:tc>
        <w:tc>
          <w:tcPr>
            <w:tcW w:w="1529" w:type="dxa"/>
            <w:vAlign w:val="center"/>
            <w:hideMark/>
          </w:tcPr>
          <w:p w14:paraId="4F0EB9D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0.77</w:t>
            </w:r>
          </w:p>
        </w:tc>
        <w:tc>
          <w:tcPr>
            <w:tcW w:w="1432" w:type="dxa"/>
            <w:vAlign w:val="center"/>
            <w:hideMark/>
          </w:tcPr>
          <w:p w14:paraId="02FCC607"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0.72–0.81</w:t>
            </w:r>
          </w:p>
        </w:tc>
        <w:tc>
          <w:tcPr>
            <w:tcW w:w="1462" w:type="dxa"/>
            <w:vAlign w:val="center"/>
            <w:hideMark/>
          </w:tcPr>
          <w:p w14:paraId="3645A840"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0.56–0.94</w:t>
            </w:r>
          </w:p>
        </w:tc>
      </w:tr>
      <w:tr w:rsidR="002564E6" w:rsidRPr="002564E6" w14:paraId="5CC63804" w14:textId="77777777" w:rsidTr="000A581F">
        <w:tc>
          <w:tcPr>
            <w:tcW w:w="1912" w:type="dxa"/>
            <w:vAlign w:val="center"/>
            <w:hideMark/>
          </w:tcPr>
          <w:p w14:paraId="27911D39" w14:textId="587BD858"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Fallers ≥</w:t>
            </w:r>
            <w:r w:rsidR="000C33EA">
              <w:rPr>
                <w:rFonts w:eastAsia="Times New Roman" w:cs="Calibri"/>
              </w:rPr>
              <w:t xml:space="preserve"> </w:t>
            </w:r>
            <w:r w:rsidRPr="002564E6">
              <w:rPr>
                <w:rFonts w:eastAsia="Times New Roman" w:cs="Calibri"/>
              </w:rPr>
              <w:t>40</w:t>
            </w:r>
          </w:p>
        </w:tc>
        <w:tc>
          <w:tcPr>
            <w:tcW w:w="1522" w:type="dxa"/>
            <w:vAlign w:val="center"/>
            <w:hideMark/>
          </w:tcPr>
          <w:p w14:paraId="051AE263"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7</w:t>
            </w:r>
          </w:p>
        </w:tc>
        <w:tc>
          <w:tcPr>
            <w:tcW w:w="1529" w:type="dxa"/>
            <w:vAlign w:val="center"/>
            <w:hideMark/>
          </w:tcPr>
          <w:p w14:paraId="736B98CC"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0.72</w:t>
            </w:r>
          </w:p>
        </w:tc>
        <w:tc>
          <w:tcPr>
            <w:tcW w:w="1432" w:type="dxa"/>
            <w:vAlign w:val="center"/>
            <w:hideMark/>
          </w:tcPr>
          <w:p w14:paraId="01D1CA17"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0.61–0.74</w:t>
            </w:r>
          </w:p>
        </w:tc>
        <w:tc>
          <w:tcPr>
            <w:tcW w:w="1462" w:type="dxa"/>
            <w:vAlign w:val="center"/>
            <w:hideMark/>
          </w:tcPr>
          <w:p w14:paraId="6842911F"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0.51–0.75</w:t>
            </w:r>
          </w:p>
        </w:tc>
      </w:tr>
      <w:tr w:rsidR="002564E6" w:rsidRPr="002564E6" w14:paraId="250A0B9F" w14:textId="77777777" w:rsidTr="000A581F">
        <w:tc>
          <w:tcPr>
            <w:tcW w:w="1912" w:type="dxa"/>
            <w:vAlign w:val="center"/>
            <w:hideMark/>
          </w:tcPr>
          <w:p w14:paraId="3B5FD58F"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Sensitivity analyses</w:t>
            </w:r>
          </w:p>
        </w:tc>
        <w:tc>
          <w:tcPr>
            <w:tcW w:w="1522" w:type="dxa"/>
            <w:vAlign w:val="center"/>
            <w:hideMark/>
          </w:tcPr>
          <w:p w14:paraId="66909C33" w14:textId="77777777" w:rsidR="002564E6" w:rsidRPr="002564E6" w:rsidRDefault="002564E6" w:rsidP="002564E6">
            <w:pPr>
              <w:adjustRightInd w:val="0"/>
              <w:snapToGrid w:val="0"/>
              <w:spacing w:line="260" w:lineRule="atLeast"/>
              <w:jc w:val="center"/>
              <w:rPr>
                <w:rFonts w:eastAsia="Times New Roman" w:cs="Calibri"/>
                <w:szCs w:val="18"/>
              </w:rPr>
            </w:pPr>
          </w:p>
        </w:tc>
        <w:tc>
          <w:tcPr>
            <w:tcW w:w="1529" w:type="dxa"/>
            <w:vAlign w:val="center"/>
            <w:hideMark/>
          </w:tcPr>
          <w:p w14:paraId="54C534C8" w14:textId="77777777" w:rsidR="002564E6" w:rsidRPr="002564E6" w:rsidRDefault="002564E6" w:rsidP="002564E6">
            <w:pPr>
              <w:adjustRightInd w:val="0"/>
              <w:snapToGrid w:val="0"/>
              <w:spacing w:line="260" w:lineRule="atLeast"/>
              <w:jc w:val="center"/>
              <w:rPr>
                <w:rFonts w:ascii="Times New Roman" w:eastAsia="Times New Roman" w:hAnsi="Times New Roman"/>
                <w:color w:val="auto"/>
              </w:rPr>
            </w:pPr>
          </w:p>
        </w:tc>
        <w:tc>
          <w:tcPr>
            <w:tcW w:w="1432" w:type="dxa"/>
            <w:vAlign w:val="center"/>
            <w:hideMark/>
          </w:tcPr>
          <w:p w14:paraId="2C86B7D8" w14:textId="77777777" w:rsidR="002564E6" w:rsidRPr="002564E6" w:rsidRDefault="002564E6" w:rsidP="002564E6">
            <w:pPr>
              <w:adjustRightInd w:val="0"/>
              <w:snapToGrid w:val="0"/>
              <w:spacing w:line="260" w:lineRule="atLeast"/>
              <w:jc w:val="center"/>
              <w:rPr>
                <w:rFonts w:ascii="Times New Roman" w:eastAsia="Times New Roman" w:hAnsi="Times New Roman"/>
                <w:color w:val="auto"/>
              </w:rPr>
            </w:pPr>
          </w:p>
        </w:tc>
        <w:tc>
          <w:tcPr>
            <w:tcW w:w="1462" w:type="dxa"/>
            <w:vAlign w:val="center"/>
            <w:hideMark/>
          </w:tcPr>
          <w:p w14:paraId="4747B57B" w14:textId="77777777" w:rsidR="002564E6" w:rsidRPr="002564E6" w:rsidRDefault="002564E6" w:rsidP="002564E6">
            <w:pPr>
              <w:adjustRightInd w:val="0"/>
              <w:snapToGrid w:val="0"/>
              <w:spacing w:line="260" w:lineRule="atLeast"/>
              <w:jc w:val="center"/>
              <w:rPr>
                <w:rFonts w:ascii="Times New Roman" w:eastAsia="Times New Roman" w:hAnsi="Times New Roman"/>
                <w:color w:val="auto"/>
              </w:rPr>
            </w:pPr>
          </w:p>
        </w:tc>
      </w:tr>
      <w:tr w:rsidR="002564E6" w:rsidRPr="002564E6" w14:paraId="226DDAA9" w14:textId="77777777" w:rsidTr="000A581F">
        <w:tc>
          <w:tcPr>
            <w:tcW w:w="1912" w:type="dxa"/>
            <w:vAlign w:val="center"/>
            <w:hideMark/>
          </w:tcPr>
          <w:p w14:paraId="0D6CA7BC" w14:textId="188BBAFB"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Lowest gait-containing AUC per family</w:t>
            </w:r>
          </w:p>
        </w:tc>
        <w:tc>
          <w:tcPr>
            <w:tcW w:w="1522" w:type="dxa"/>
            <w:vAlign w:val="center"/>
            <w:hideMark/>
          </w:tcPr>
          <w:p w14:paraId="1C6B8A07"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26</w:t>
            </w:r>
          </w:p>
        </w:tc>
        <w:tc>
          <w:tcPr>
            <w:tcW w:w="1529" w:type="dxa"/>
            <w:vAlign w:val="center"/>
            <w:hideMark/>
          </w:tcPr>
          <w:p w14:paraId="649AE0E5"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0.72</w:t>
            </w:r>
          </w:p>
        </w:tc>
        <w:tc>
          <w:tcPr>
            <w:tcW w:w="1432" w:type="dxa"/>
            <w:vAlign w:val="center"/>
            <w:hideMark/>
          </w:tcPr>
          <w:p w14:paraId="24B28D6E"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0.67–0.79</w:t>
            </w:r>
          </w:p>
        </w:tc>
        <w:tc>
          <w:tcPr>
            <w:tcW w:w="1462" w:type="dxa"/>
            <w:vAlign w:val="center"/>
            <w:hideMark/>
          </w:tcPr>
          <w:p w14:paraId="70E87F70"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0.49–0.99</w:t>
            </w:r>
          </w:p>
        </w:tc>
      </w:tr>
      <w:tr w:rsidR="002564E6" w:rsidRPr="002564E6" w14:paraId="4973B0A2" w14:textId="77777777" w:rsidTr="000A581F">
        <w:tc>
          <w:tcPr>
            <w:tcW w:w="1912" w:type="dxa"/>
            <w:vAlign w:val="center"/>
            <w:hideMark/>
          </w:tcPr>
          <w:p w14:paraId="6B6A3951" w14:textId="4390FF0F"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Highest gait-containing AUC per family</w:t>
            </w:r>
          </w:p>
        </w:tc>
        <w:tc>
          <w:tcPr>
            <w:tcW w:w="1522" w:type="dxa"/>
            <w:vAlign w:val="center"/>
            <w:hideMark/>
          </w:tcPr>
          <w:p w14:paraId="6525D3E8"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26</w:t>
            </w:r>
          </w:p>
        </w:tc>
        <w:tc>
          <w:tcPr>
            <w:tcW w:w="1529" w:type="dxa"/>
            <w:vAlign w:val="center"/>
            <w:hideMark/>
          </w:tcPr>
          <w:p w14:paraId="773F524E"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0.78</w:t>
            </w:r>
          </w:p>
        </w:tc>
        <w:tc>
          <w:tcPr>
            <w:tcW w:w="1432" w:type="dxa"/>
            <w:vAlign w:val="center"/>
            <w:hideMark/>
          </w:tcPr>
          <w:p w14:paraId="5345712C"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0.71–0.85</w:t>
            </w:r>
          </w:p>
        </w:tc>
        <w:tc>
          <w:tcPr>
            <w:tcW w:w="1462" w:type="dxa"/>
            <w:vAlign w:val="center"/>
            <w:hideMark/>
          </w:tcPr>
          <w:p w14:paraId="2A13821F"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0.51–0.99</w:t>
            </w:r>
          </w:p>
        </w:tc>
      </w:tr>
      <w:tr w:rsidR="002564E6" w:rsidRPr="002564E6" w14:paraId="6CDE8155" w14:textId="77777777" w:rsidTr="000A581F">
        <w:tc>
          <w:tcPr>
            <w:tcW w:w="1912" w:type="dxa"/>
            <w:vAlign w:val="center"/>
            <w:hideMark/>
          </w:tcPr>
          <w:p w14:paraId="764C1ABA" w14:textId="2C95AE0E"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Most recent rather than primary report within a family</w:t>
            </w:r>
          </w:p>
        </w:tc>
        <w:tc>
          <w:tcPr>
            <w:tcW w:w="1522" w:type="dxa"/>
            <w:vAlign w:val="center"/>
            <w:hideMark/>
          </w:tcPr>
          <w:p w14:paraId="60AA56A4"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26</w:t>
            </w:r>
          </w:p>
        </w:tc>
        <w:tc>
          <w:tcPr>
            <w:tcW w:w="1529" w:type="dxa"/>
            <w:vAlign w:val="center"/>
            <w:hideMark/>
          </w:tcPr>
          <w:p w14:paraId="01CAC233"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0.76</w:t>
            </w:r>
          </w:p>
        </w:tc>
        <w:tc>
          <w:tcPr>
            <w:tcW w:w="1432" w:type="dxa"/>
            <w:vAlign w:val="center"/>
            <w:hideMark/>
          </w:tcPr>
          <w:p w14:paraId="5A88D23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0.71–0.83</w:t>
            </w:r>
          </w:p>
        </w:tc>
        <w:tc>
          <w:tcPr>
            <w:tcW w:w="1462" w:type="dxa"/>
            <w:vAlign w:val="center"/>
            <w:hideMark/>
          </w:tcPr>
          <w:p w14:paraId="4DF5E1A6"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0.51–0.99</w:t>
            </w:r>
          </w:p>
        </w:tc>
      </w:tr>
      <w:tr w:rsidR="002564E6" w:rsidRPr="002564E6" w14:paraId="60DE5E79" w14:textId="77777777" w:rsidTr="000A581F">
        <w:tc>
          <w:tcPr>
            <w:tcW w:w="1912" w:type="dxa"/>
            <w:vAlign w:val="center"/>
            <w:hideMark/>
          </w:tcPr>
          <w:p w14:paraId="2F148687" w14:textId="05430D21"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Excluding reports without complete-article access</w:t>
            </w:r>
          </w:p>
        </w:tc>
        <w:tc>
          <w:tcPr>
            <w:tcW w:w="1522" w:type="dxa"/>
            <w:vAlign w:val="center"/>
            <w:hideMark/>
          </w:tcPr>
          <w:p w14:paraId="4179AB34"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22</w:t>
            </w:r>
          </w:p>
        </w:tc>
        <w:tc>
          <w:tcPr>
            <w:tcW w:w="1529" w:type="dxa"/>
            <w:vAlign w:val="center"/>
            <w:hideMark/>
          </w:tcPr>
          <w:p w14:paraId="73A9D2A3"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0.74</w:t>
            </w:r>
          </w:p>
        </w:tc>
        <w:tc>
          <w:tcPr>
            <w:tcW w:w="1432" w:type="dxa"/>
            <w:vAlign w:val="center"/>
            <w:hideMark/>
          </w:tcPr>
          <w:p w14:paraId="5502B4DE"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0.69–0.79</w:t>
            </w:r>
          </w:p>
        </w:tc>
        <w:tc>
          <w:tcPr>
            <w:tcW w:w="1462" w:type="dxa"/>
            <w:vAlign w:val="center"/>
            <w:hideMark/>
          </w:tcPr>
          <w:p w14:paraId="63E19A03"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0.51–0.99</w:t>
            </w:r>
          </w:p>
        </w:tc>
      </w:tr>
      <w:tr w:rsidR="002564E6" w:rsidRPr="002564E6" w14:paraId="65B4F867" w14:textId="77777777" w:rsidTr="000A581F">
        <w:tc>
          <w:tcPr>
            <w:tcW w:w="1912" w:type="dxa"/>
            <w:vAlign w:val="center"/>
            <w:hideMark/>
          </w:tcPr>
          <w:p w14:paraId="4DDB2BB0" w14:textId="785B6DBF"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Apparent or unverified</w:t>
            </w:r>
            <w:r w:rsidR="005A163D">
              <w:rPr>
                <w:rFonts w:eastAsia="Times New Roman" w:cs="Calibri"/>
              </w:rPr>
              <w:t>/</w:t>
            </w:r>
            <w:r w:rsidRPr="002564E6">
              <w:rPr>
                <w:rFonts w:eastAsia="Times New Roman" w:cs="Calibri"/>
              </w:rPr>
              <w:t>internal validation</w:t>
            </w:r>
          </w:p>
        </w:tc>
        <w:tc>
          <w:tcPr>
            <w:tcW w:w="1522" w:type="dxa"/>
            <w:vAlign w:val="center"/>
            <w:hideMark/>
          </w:tcPr>
          <w:p w14:paraId="6C27CFB5" w14:textId="71E8C594"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9</w:t>
            </w:r>
            <w:r w:rsidR="00384350">
              <w:rPr>
                <w:rFonts w:eastAsia="Times New Roman" w:cs="Calibri"/>
              </w:rPr>
              <w:t>/11</w:t>
            </w:r>
          </w:p>
        </w:tc>
        <w:tc>
          <w:tcPr>
            <w:tcW w:w="1529" w:type="dxa"/>
            <w:vAlign w:val="center"/>
            <w:hideMark/>
          </w:tcPr>
          <w:p w14:paraId="4E584B9D" w14:textId="20BD81F3"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0.76</w:t>
            </w:r>
            <w:r w:rsidR="005A163D">
              <w:rPr>
                <w:rFonts w:eastAsia="Times New Roman" w:cs="Calibri"/>
              </w:rPr>
              <w:t>/</w:t>
            </w:r>
            <w:r w:rsidRPr="002564E6">
              <w:rPr>
                <w:rFonts w:eastAsia="Times New Roman" w:cs="Calibri"/>
              </w:rPr>
              <w:t>0.73</w:t>
            </w:r>
          </w:p>
        </w:tc>
        <w:tc>
          <w:tcPr>
            <w:tcW w:w="1432" w:type="dxa"/>
            <w:vAlign w:val="center"/>
            <w:hideMark/>
          </w:tcPr>
          <w:p w14:paraId="2C599F6D"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c>
          <w:tcPr>
            <w:tcW w:w="1462" w:type="dxa"/>
            <w:vAlign w:val="center"/>
            <w:hideMark/>
          </w:tcPr>
          <w:p w14:paraId="0545E6D4"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r>
      <w:tr w:rsidR="002564E6" w:rsidRPr="002564E6" w14:paraId="13FFEDAA" w14:textId="77777777" w:rsidTr="000A581F">
        <w:tc>
          <w:tcPr>
            <w:tcW w:w="1912" w:type="dxa"/>
            <w:vAlign w:val="center"/>
            <w:hideMark/>
          </w:tcPr>
          <w:p w14:paraId="6AAA79C2" w14:textId="33F892E3"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Fallers ≤</w:t>
            </w:r>
            <w:r w:rsidR="005712DD">
              <w:rPr>
                <w:rFonts w:eastAsia="Times New Roman" w:cs="Calibri"/>
              </w:rPr>
              <w:t xml:space="preserve"> </w:t>
            </w:r>
            <w:r w:rsidRPr="002564E6">
              <w:rPr>
                <w:rFonts w:eastAsia="Times New Roman" w:cs="Calibri"/>
              </w:rPr>
              <w:t>15</w:t>
            </w:r>
            <w:r w:rsidR="005A163D">
              <w:rPr>
                <w:rFonts w:eastAsia="Times New Roman" w:cs="Calibri"/>
              </w:rPr>
              <w:t>/</w:t>
            </w:r>
            <w:r w:rsidRPr="002564E6">
              <w:rPr>
                <w:rFonts w:eastAsia="Times New Roman" w:cs="Calibri"/>
              </w:rPr>
              <w:t>16–39</w:t>
            </w:r>
            <w:r w:rsidR="005A163D">
              <w:rPr>
                <w:rFonts w:eastAsia="Times New Roman" w:cs="Calibri"/>
              </w:rPr>
              <w:t>/</w:t>
            </w:r>
            <w:r w:rsidRPr="002564E6">
              <w:rPr>
                <w:rFonts w:eastAsia="Times New Roman" w:cs="Calibri"/>
              </w:rPr>
              <w:t>≥40</w:t>
            </w:r>
          </w:p>
        </w:tc>
        <w:tc>
          <w:tcPr>
            <w:tcW w:w="1522" w:type="dxa"/>
            <w:vAlign w:val="center"/>
            <w:hideMark/>
          </w:tcPr>
          <w:p w14:paraId="290DE85C" w14:textId="267640B1"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5/10/6</w:t>
            </w:r>
          </w:p>
        </w:tc>
        <w:tc>
          <w:tcPr>
            <w:tcW w:w="1529" w:type="dxa"/>
            <w:vAlign w:val="center"/>
            <w:hideMark/>
          </w:tcPr>
          <w:p w14:paraId="1597E5F2" w14:textId="1200A9F2"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0.76</w:t>
            </w:r>
            <w:r w:rsidR="005A163D">
              <w:rPr>
                <w:rFonts w:eastAsia="Times New Roman" w:cs="Calibri"/>
              </w:rPr>
              <w:t>/</w:t>
            </w:r>
            <w:r w:rsidRPr="002564E6">
              <w:rPr>
                <w:rFonts w:eastAsia="Times New Roman" w:cs="Calibri"/>
              </w:rPr>
              <w:t>0.77</w:t>
            </w:r>
            <w:r w:rsidR="005A163D">
              <w:rPr>
                <w:rFonts w:eastAsia="Times New Roman" w:cs="Calibri"/>
              </w:rPr>
              <w:t>/</w:t>
            </w:r>
            <w:r w:rsidRPr="002564E6">
              <w:rPr>
                <w:rFonts w:eastAsia="Times New Roman" w:cs="Calibri"/>
              </w:rPr>
              <w:t>0.71</w:t>
            </w:r>
          </w:p>
        </w:tc>
        <w:tc>
          <w:tcPr>
            <w:tcW w:w="1432" w:type="dxa"/>
            <w:vAlign w:val="center"/>
            <w:hideMark/>
          </w:tcPr>
          <w:p w14:paraId="7F5D2431"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c>
          <w:tcPr>
            <w:tcW w:w="1462" w:type="dxa"/>
            <w:vAlign w:val="center"/>
            <w:hideMark/>
          </w:tcPr>
          <w:p w14:paraId="33425D3E"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w:t>
            </w:r>
          </w:p>
        </w:tc>
      </w:tr>
      <w:tr w:rsidR="002564E6" w:rsidRPr="002564E6" w14:paraId="6A50C6F1" w14:textId="77777777" w:rsidTr="000A581F">
        <w:tc>
          <w:tcPr>
            <w:tcW w:w="1912" w:type="dxa"/>
            <w:vAlign w:val="center"/>
            <w:hideMark/>
          </w:tcPr>
          <w:p w14:paraId="5C4D59F0"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Excluding source-inconsistent Marques 2018 family</w:t>
            </w:r>
          </w:p>
        </w:tc>
        <w:tc>
          <w:tcPr>
            <w:tcW w:w="1522" w:type="dxa"/>
            <w:vAlign w:val="center"/>
            <w:hideMark/>
          </w:tcPr>
          <w:p w14:paraId="1E803B75"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25</w:t>
            </w:r>
          </w:p>
        </w:tc>
        <w:tc>
          <w:tcPr>
            <w:tcW w:w="1529" w:type="dxa"/>
            <w:vAlign w:val="center"/>
            <w:hideMark/>
          </w:tcPr>
          <w:p w14:paraId="3875C73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0.75</w:t>
            </w:r>
          </w:p>
        </w:tc>
        <w:tc>
          <w:tcPr>
            <w:tcW w:w="1432" w:type="dxa"/>
            <w:vAlign w:val="center"/>
            <w:hideMark/>
          </w:tcPr>
          <w:p w14:paraId="1968E01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0.70–0.81</w:t>
            </w:r>
          </w:p>
        </w:tc>
        <w:tc>
          <w:tcPr>
            <w:tcW w:w="1462" w:type="dxa"/>
            <w:vAlign w:val="center"/>
            <w:hideMark/>
          </w:tcPr>
          <w:p w14:paraId="676A0BBA" w14:textId="77777777" w:rsidR="002564E6" w:rsidRPr="002564E6" w:rsidRDefault="002564E6" w:rsidP="002564E6">
            <w:pPr>
              <w:adjustRightInd w:val="0"/>
              <w:snapToGrid w:val="0"/>
              <w:spacing w:line="260" w:lineRule="atLeast"/>
              <w:jc w:val="center"/>
              <w:rPr>
                <w:rFonts w:eastAsia="Times New Roman" w:cs="Calibri"/>
                <w:szCs w:val="18"/>
              </w:rPr>
            </w:pPr>
            <w:r w:rsidRPr="002564E6">
              <w:rPr>
                <w:rFonts w:eastAsia="Times New Roman" w:cs="Calibri"/>
              </w:rPr>
              <w:t>0.51–0.99</w:t>
            </w:r>
          </w:p>
        </w:tc>
      </w:tr>
    </w:tbl>
    <w:p w14:paraId="39A8344D" w14:textId="77777777" w:rsidR="00C8142B" w:rsidRPr="002564E6" w:rsidRDefault="001D7585" w:rsidP="002564E6">
      <w:pPr>
        <w:pStyle w:val="MDPI43tablefooter"/>
        <w:spacing w:after="240"/>
        <w:rPr>
          <w:rFonts w:cs="Times New Roman"/>
          <w:snapToGrid w:val="0"/>
          <w:szCs w:val="18"/>
          <w14:ligatures w14:val="standardContextual"/>
        </w:rPr>
      </w:pPr>
      <w:r w:rsidRPr="002564E6">
        <w:rPr>
          <w:rFonts w:cs="Times New Roman"/>
          <w:snapToGrid w:val="0"/>
          <w:szCs w:val="18"/>
          <w14:ligatures w14:val="standardContextual"/>
        </w:rPr>
        <w:t xml:space="preserve">Summaries are unweighted, descriptive, and exploratory; they are not pooled estimates and do not account for differences in population, outcome, horizon, or model. Strata containing a single cohort family show that family’s AUC rather than a median. Table 3 classifies each family by the validation stage of its representative AUC only, whereas Table 4 counts every report and family meeting a criterion in any analysis; for example, five families had a prospective fixed-model evaluation (Table 4), but only two of these reported an AUC for it (the fixed score and the independent-cohort evaluation shown here), and the other three reported classification measures only. Three abstract-derived AUCs with unverified validation methods [22,28,60] are grouped with apparent estimates; the complete-article analysis excludes them. AUCs are rounded to </w:t>
      </w:r>
      <w:r w:rsidRPr="0024400F">
        <w:rPr>
          <w:rFonts w:cs="Times New Roman"/>
          <w:snapToGrid w:val="0"/>
          <w:szCs w:val="18"/>
          <w14:ligatures w14:val="standardContextual"/>
        </w:rPr>
        <w:t xml:space="preserve">two decimal places. Each selection and the alternative values used in the sensitivity analyses are listed in Supplementary Table </w:t>
      </w:r>
      <w:r w:rsidRPr="002564E6">
        <w:rPr>
          <w:rFonts w:cs="Times New Roman"/>
          <w:snapToGrid w:val="0"/>
          <w:szCs w:val="18"/>
          <w14:ligatures w14:val="standardContextual"/>
        </w:rPr>
        <w:t>S6. AUC: area under the receiver operating characteristic curve; IQR: interquartile range.</w:t>
      </w:r>
    </w:p>
    <w:p w14:paraId="7D935FD8" w14:textId="77777777" w:rsidR="00C8142B" w:rsidRPr="002564E6" w:rsidRDefault="001D7585" w:rsidP="002564E6">
      <w:pPr>
        <w:pStyle w:val="MDPI22heading2"/>
        <w:spacing w:before="240"/>
        <w:rPr>
          <w:noProof w:val="0"/>
          <w:szCs w:val="20"/>
          <w14:ligatures w14:val="standardContextual"/>
        </w:rPr>
      </w:pPr>
      <w:r w:rsidRPr="002564E6">
        <w:rPr>
          <w:noProof w:val="0"/>
          <w:szCs w:val="20"/>
          <w14:ligatures w14:val="standardContextual"/>
        </w:rPr>
        <w:t>3.7. Incremental Value over Clinical Information</w:t>
      </w:r>
    </w:p>
    <w:p w14:paraId="19D0D263" w14:textId="5B47BB7D" w:rsidR="00C8142B" w:rsidRPr="002564E6" w:rsidRDefault="001D7585">
      <w:pPr>
        <w:pStyle w:val="MDPI31text"/>
        <w:rPr>
          <w:szCs w:val="20"/>
          <w14:ligatures w14:val="standardContextual"/>
        </w:rPr>
      </w:pPr>
      <w:r w:rsidRPr="002564E6">
        <w:rPr>
          <w:szCs w:val="20"/>
          <w14:ligatures w14:val="standardContextual"/>
        </w:rPr>
        <w:t>Several reports compared gait-containing models with clinical information in the same participants. Daily-life accelerometry was associated with an increase in the apparent AUC from 0.68 for questionnaires and clinical tests to 0.82 in community-dwelling adults [37]; instrumented stand-and-walk measures with an increase from 0.69 for age and fall history to 0.75 (95% CI 0.68–0.82) in older men [63]; and selected daily-life gait and turning features with an increase from 0.77 for fall history to 0.94 in Parkinson disease [67]. In neurological rehabilitation, adding Timed Up and Go turning duration to fall history increased the AUC only from 0.66 to 0.69, the same gain as a clinical balance scale [62]. In the largest emergency</w:t>
      </w:r>
      <w:ins w:id="260" w:author="English Editor" w:date="2026-10-22T08:04:00Z" w16du:dateUtc="2026-10-22T12:04:00Z">
        <w:r w:rsidR="00C243A1">
          <w:rPr>
            <w:szCs w:val="20"/>
            <w14:ligatures w14:val="standardContextual"/>
          </w:rPr>
          <w:t xml:space="preserve"> </w:t>
        </w:r>
      </w:ins>
      <w:del w:id="261" w:author="English Editor" w:date="2026-10-22T08:04:00Z" w16du:dateUtc="2026-10-22T12:04:00Z">
        <w:r w:rsidRPr="002564E6" w:rsidDel="00C243A1">
          <w:rPr>
            <w:szCs w:val="20"/>
            <w14:ligatures w14:val="standardContextual"/>
          </w:rPr>
          <w:delText>-</w:delText>
        </w:r>
      </w:del>
      <w:r w:rsidRPr="002564E6">
        <w:rPr>
          <w:szCs w:val="20"/>
          <w14:ligatures w14:val="standardContextual"/>
        </w:rPr>
        <w:t>department cohort (360 participants; 94 fallers), adding four IMU-derived features to nine clinical predictors increased the AUC from 0.67 to 0.72 (</w:t>
      </w:r>
      <w:r w:rsidR="00902A1D" w:rsidRPr="00902A1D">
        <w:rPr>
          <w:i/>
          <w:szCs w:val="20"/>
          <w14:ligatures w14:val="standardContextual"/>
        </w:rPr>
        <w:t>p</w:t>
      </w:r>
      <w:r w:rsidRPr="002564E6">
        <w:rPr>
          <w:szCs w:val="20"/>
          <w14:ligatures w14:val="standardContextual"/>
        </w:rPr>
        <w:t xml:space="preserve"> = </w:t>
      </w:r>
      <w:r w:rsidRPr="002564E6">
        <w:rPr>
          <w:szCs w:val="20"/>
          <w14:ligatures w14:val="standardContextual"/>
        </w:rPr>
        <w:lastRenderedPageBreak/>
        <w:t>0.19) and, at a prespecified 30.00% risk threshold, sensitivity from 0.45 to 0.57 and specificity from 0.76 to 0.80 [22]. These increments were apparent estimates or lacked verifiable optimism correction in the accessible source material and should be interpreted cautiously.</w:t>
      </w:r>
    </w:p>
    <w:p w14:paraId="7B23EF9C" w14:textId="77777777" w:rsidR="00C8142B" w:rsidRPr="002564E6" w:rsidRDefault="001D7585" w:rsidP="002564E6">
      <w:pPr>
        <w:pStyle w:val="MDPI22heading2"/>
        <w:spacing w:before="240"/>
        <w:rPr>
          <w:noProof w:val="0"/>
          <w:szCs w:val="20"/>
          <w14:ligatures w14:val="standardContextual"/>
        </w:rPr>
      </w:pPr>
      <w:r w:rsidRPr="002564E6">
        <w:rPr>
          <w:noProof w:val="0"/>
          <w:szCs w:val="20"/>
          <w14:ligatures w14:val="standardContextual"/>
        </w:rPr>
        <w:t>3.8. Calibration, Clinical Utility, and Independent-Cohort Evaluation</w:t>
      </w:r>
    </w:p>
    <w:p w14:paraId="2CAC3719" w14:textId="5103D18C" w:rsidR="00C8142B" w:rsidRPr="002564E6" w:rsidRDefault="001D7585">
      <w:pPr>
        <w:pStyle w:val="MDPI31text"/>
        <w:rPr>
          <w:szCs w:val="20"/>
          <w14:ligatures w14:val="standardContextual"/>
        </w:rPr>
      </w:pPr>
      <w:r w:rsidRPr="002564E6">
        <w:rPr>
          <w:szCs w:val="20"/>
          <w14:ligatures w14:val="standardContextual"/>
        </w:rPr>
        <w:t xml:space="preserve">Calibration intercept and slope were reported in only </w:t>
      </w:r>
      <w:ins w:id="262" w:author="English Editor" w:date="2026-10-22T10:44:00Z" w16du:dateUtc="2026-10-22T14:44:00Z">
        <w:r w:rsidR="007313E4">
          <w:rPr>
            <w:szCs w:val="20"/>
            <w14:ligatures w14:val="standardContextual"/>
          </w:rPr>
          <w:t>one</w:t>
        </w:r>
      </w:ins>
      <w:del w:id="263" w:author="English Editor" w:date="2026-10-22T10:44:00Z" w16du:dateUtc="2026-10-22T14:44:00Z">
        <w:r w:rsidRPr="002564E6" w:rsidDel="007313E4">
          <w:rPr>
            <w:szCs w:val="20"/>
            <w14:ligatures w14:val="standardContextual"/>
          </w:rPr>
          <w:delText>1</w:delText>
        </w:r>
      </w:del>
      <w:r w:rsidRPr="002564E6">
        <w:rPr>
          <w:szCs w:val="20"/>
          <w14:ligatures w14:val="standardContextual"/>
        </w:rPr>
        <w:t xml:space="preserve"> of 47 reports (2.13%) [71]: when the original combined gait–questionnaire model was applied to a new cohort, the calibration intercept was </w:t>
      </w:r>
      <w:r w:rsidR="009F1EBF" w:rsidRPr="002564E6">
        <w:rPr>
          <w:szCs w:val="20"/>
          <w14:ligatures w14:val="standardContextual"/>
        </w:rPr>
        <w:t>−</w:t>
      </w:r>
      <w:r w:rsidRPr="002564E6">
        <w:rPr>
          <w:szCs w:val="20"/>
          <w14:ligatures w14:val="standardContextual"/>
        </w:rPr>
        <w:t xml:space="preserve">0.83 and the slope </w:t>
      </w:r>
      <w:ins w:id="264" w:author="English Editor" w:date="2026-10-22T10:44:00Z" w16du:dateUtc="2026-10-22T14:44:00Z">
        <w:r w:rsidR="007313E4">
          <w:rPr>
            <w:szCs w:val="20"/>
            <w14:ligatures w14:val="standardContextual"/>
          </w:rPr>
          <w:t xml:space="preserve">was </w:t>
        </w:r>
      </w:ins>
      <w:r w:rsidRPr="002564E6">
        <w:rPr>
          <w:szCs w:val="20"/>
          <w14:ligatures w14:val="standardContextual"/>
        </w:rPr>
        <w:t xml:space="preserve">1.40 for all falls. Four further reports provided related information that does not establish calibration: Brier </w:t>
      </w:r>
      <w:r w:rsidRPr="009F1EBF">
        <w:rPr>
          <w:szCs w:val="20"/>
          <w14:ligatures w14:val="standardContextual"/>
        </w:rPr>
        <w:t>scores, which measure overall accuracy, in two [29,30]; Hosmer–Lemeshow goodness-of-fit tests in one [37]; and a qualitative comparison of predicted and observed survival in one [54]. No report (0 of 47) presented a calibration plot, and none reported decision</w:t>
      </w:r>
      <w:ins w:id="265" w:author="English Editor" w:date="2026-10-22T09:58:00Z" w16du:dateUtc="2026-10-22T13:58:00Z">
        <w:r w:rsidR="00B56B96">
          <w:rPr>
            <w:szCs w:val="20"/>
            <w14:ligatures w14:val="standardContextual"/>
          </w:rPr>
          <w:t xml:space="preserve"> </w:t>
        </w:r>
      </w:ins>
      <w:del w:id="266" w:author="English Editor" w:date="2026-10-22T09:58:00Z" w16du:dateUtc="2026-10-22T13:58:00Z">
        <w:r w:rsidRPr="009F1EBF" w:rsidDel="00B56B96">
          <w:rPr>
            <w:szCs w:val="20"/>
            <w14:ligatures w14:val="standardContextual"/>
          </w:rPr>
          <w:delText>-</w:delText>
        </w:r>
      </w:del>
      <w:r w:rsidRPr="009F1EBF">
        <w:rPr>
          <w:szCs w:val="20"/>
          <w14:ligatures w14:val="standardContextual"/>
        </w:rPr>
        <w:t xml:space="preserve">curve analysis, net benefit, or the effect of model use on clinical decisions or fall rates. Operating points were frequently </w:t>
      </w:r>
      <w:r w:rsidRPr="002564E6">
        <w:rPr>
          <w:szCs w:val="20"/>
          <w14:ligatures w14:val="standardContextual"/>
        </w:rPr>
        <w:t>unbalanced. In one nursing</w:t>
      </w:r>
      <w:ins w:id="267" w:author="English Editor" w:date="2026-10-22T08:04:00Z" w16du:dateUtc="2026-10-22T12:04:00Z">
        <w:r w:rsidR="00C243A1">
          <w:rPr>
            <w:szCs w:val="20"/>
            <w14:ligatures w14:val="standardContextual"/>
          </w:rPr>
          <w:t xml:space="preserve"> </w:t>
        </w:r>
      </w:ins>
      <w:del w:id="268" w:author="English Editor" w:date="2026-10-22T08:04:00Z" w16du:dateUtc="2026-10-22T12:04:00Z">
        <w:r w:rsidRPr="002564E6" w:rsidDel="00C243A1">
          <w:rPr>
            <w:szCs w:val="20"/>
            <w14:ligatures w14:val="standardContextual"/>
          </w:rPr>
          <w:delText>-</w:delText>
        </w:r>
      </w:del>
      <w:r w:rsidRPr="002564E6">
        <w:rPr>
          <w:szCs w:val="20"/>
          <w14:ligatures w14:val="standardContextual"/>
        </w:rPr>
        <w:t xml:space="preserve">home cohort, the bidirectional long short-term memory (BLSTM) network trained with the Adam optimizer had the highest reported AUC (0.78) but a sensitivity of 0.33, whereas the BLSTM trained with stochastic gradient descent with momentum (SGDM), which the authors designated as their best model, had an AUC of 0.73, </w:t>
      </w:r>
      <w:ins w:id="269" w:author="English Editor" w:date="2026-10-22T10:45:00Z" w16du:dateUtc="2026-10-22T14:45:00Z">
        <w:r w:rsidR="007313E4">
          <w:rPr>
            <w:szCs w:val="20"/>
            <w14:ligatures w14:val="standardContextual"/>
          </w:rPr>
          <w:t xml:space="preserve">a </w:t>
        </w:r>
      </w:ins>
      <w:r w:rsidRPr="002564E6">
        <w:rPr>
          <w:szCs w:val="20"/>
          <w14:ligatures w14:val="standardContextual"/>
        </w:rPr>
        <w:t xml:space="preserve">sensitivity of 0.50, and </w:t>
      </w:r>
      <w:ins w:id="270" w:author="English Editor" w:date="2026-10-22T10:45:00Z" w16du:dateUtc="2026-10-22T14:45:00Z">
        <w:r w:rsidR="007313E4">
          <w:rPr>
            <w:szCs w:val="20"/>
            <w14:ligatures w14:val="standardContextual"/>
          </w:rPr>
          <w:t xml:space="preserve">a </w:t>
        </w:r>
      </w:ins>
      <w:r w:rsidRPr="002564E6">
        <w:rPr>
          <w:szCs w:val="20"/>
          <w14:ligatures w14:val="standardContextual"/>
        </w:rPr>
        <w:t xml:space="preserve">specificity of 0.92 [70]. A commercial score achieved a sensitivity of 1.00 but a specificity of 0.38 and </w:t>
      </w:r>
      <w:ins w:id="271" w:author="English Editor" w:date="2026-10-22T10:45:00Z" w16du:dateUtc="2026-10-22T14:45:00Z">
        <w:r w:rsidR="007313E4">
          <w:rPr>
            <w:szCs w:val="20"/>
            <w14:ligatures w14:val="standardContextual"/>
          </w:rPr>
          <w:t xml:space="preserve">a </w:t>
        </w:r>
      </w:ins>
      <w:r w:rsidRPr="002564E6">
        <w:rPr>
          <w:szCs w:val="20"/>
          <w14:ligatures w14:val="standardContextual"/>
        </w:rPr>
        <w:t>positive predictive value of 0.20 [72], and a sensor-supplemented Timed Up and Go rule had a specificity of 0.96 but a sensitivity of 0.29 [59].</w:t>
      </w:r>
    </w:p>
    <w:p w14:paraId="65CA84A2" w14:textId="2169E7F5" w:rsidR="00C8142B" w:rsidRPr="002564E6" w:rsidRDefault="001D7585">
      <w:pPr>
        <w:pStyle w:val="MDPI31text"/>
        <w:rPr>
          <w:szCs w:val="20"/>
          <w14:ligatures w14:val="standardContextual"/>
        </w:rPr>
      </w:pPr>
      <w:r w:rsidRPr="002564E6">
        <w:rPr>
          <w:szCs w:val="20"/>
          <w14:ligatures w14:val="standardContextual"/>
        </w:rPr>
        <w:t>The single independent-cohort evaluation applied three previously published questionnaire and trunk</w:t>
      </w:r>
      <w:ins w:id="272" w:author="English Editor" w:date="2026-10-22T08:04:00Z" w16du:dateUtc="2026-10-22T12:04:00Z">
        <w:r w:rsidR="004652F0">
          <w:rPr>
            <w:szCs w:val="20"/>
            <w14:ligatures w14:val="standardContextual"/>
          </w:rPr>
          <w:t xml:space="preserve"> </w:t>
        </w:r>
      </w:ins>
      <w:del w:id="273" w:author="English Editor" w:date="2026-10-22T08:04:00Z" w16du:dateUtc="2026-10-22T12:04:00Z">
        <w:r w:rsidRPr="002564E6" w:rsidDel="004652F0">
          <w:rPr>
            <w:szCs w:val="20"/>
            <w14:ligatures w14:val="standardContextual"/>
          </w:rPr>
          <w:delText>-</w:delText>
        </w:r>
      </w:del>
      <w:r w:rsidRPr="002564E6">
        <w:rPr>
          <w:szCs w:val="20"/>
          <w14:ligatures w14:val="standardContextual"/>
        </w:rPr>
        <w:t>accelerometry models, with their original coefficients and cut-offs, to 263 new participants, of whom 105 fell [71</w:t>
      </w:r>
      <w:r w:rsidRPr="009F1EBF">
        <w:rPr>
          <w:szCs w:val="20"/>
          <w14:ligatures w14:val="standardContextual"/>
        </w:rPr>
        <w:t>]. Before any updating, the gait-containing models achieved AUCs of 0.49–0.59, sensitivities of 0.32–0.55, and specificities of 0.45–0.89, and a questionnaire-only comparator performed at least as well (AUC up to 0.68). The original models were miscalibrated in the new cohort. After recalibration and updating in the same cohort, AUCs of the gait-containing models were 0.51–0.62; these updated estimates are target-sample results rather than external validation. Because predictor processing differed from the original development pipeline, this study is an independent-cohort evaluation of the published model coefficients but not a faithful replication of their complete sensor-to-model pipelines. A separate prospective blind test of a random</w:t>
      </w:r>
      <w:ins w:id="274" w:author="English Editor" w:date="2026-10-22T08:05:00Z" w16du:dateUtc="2026-10-22T12:05:00Z">
        <w:r w:rsidR="004652F0">
          <w:rPr>
            <w:szCs w:val="20"/>
            <w14:ligatures w14:val="standardContextual"/>
          </w:rPr>
          <w:t xml:space="preserve"> </w:t>
        </w:r>
      </w:ins>
      <w:del w:id="275" w:author="English Editor" w:date="2026-10-22T08:05:00Z" w16du:dateUtc="2026-10-22T12:05:00Z">
        <w:r w:rsidRPr="009F1EBF" w:rsidDel="004652F0">
          <w:rPr>
            <w:szCs w:val="20"/>
            <w14:ligatures w14:val="standardContextual"/>
          </w:rPr>
          <w:delText>-</w:delText>
        </w:r>
      </w:del>
      <w:r w:rsidRPr="009F1EBF">
        <w:rPr>
          <w:szCs w:val="20"/>
          <w14:ligatures w14:val="standardContextual"/>
        </w:rPr>
        <w:t xml:space="preserve">forest classifier trained on fall history reported an accuracy of 0.82, </w:t>
      </w:r>
      <w:ins w:id="276" w:author="English Editor" w:date="2026-10-22T10:46:00Z" w16du:dateUtc="2026-10-22T14:46:00Z">
        <w:r w:rsidR="007313E4">
          <w:rPr>
            <w:szCs w:val="20"/>
            <w14:ligatures w14:val="standardContextual"/>
          </w:rPr>
          <w:t xml:space="preserve">a </w:t>
        </w:r>
      </w:ins>
      <w:r w:rsidRPr="009F1EBF">
        <w:rPr>
          <w:szCs w:val="20"/>
          <w14:ligatures w14:val="standardContextual"/>
        </w:rPr>
        <w:t xml:space="preserve">sensitivity of 0.87, and </w:t>
      </w:r>
      <w:ins w:id="277" w:author="English Editor" w:date="2026-10-22T10:46:00Z" w16du:dateUtc="2026-10-22T14:46:00Z">
        <w:r w:rsidR="007313E4">
          <w:rPr>
            <w:szCs w:val="20"/>
            <w14:ligatures w14:val="standardContextual"/>
          </w:rPr>
          <w:t xml:space="preserve">a </w:t>
        </w:r>
      </w:ins>
      <w:r w:rsidRPr="009F1EBF">
        <w:rPr>
          <w:szCs w:val="20"/>
          <w14:ligatures w14:val="standardContextual"/>
        </w:rPr>
        <w:t xml:space="preserve">specificity of 0.80 in 44 participants with </w:t>
      </w:r>
      <w:ins w:id="278" w:author="English Editor" w:date="2026-10-22T10:46:00Z" w16du:dateUtc="2026-10-22T14:46:00Z">
        <w:r w:rsidR="007313E4">
          <w:rPr>
            <w:szCs w:val="20"/>
            <w14:ligatures w14:val="standardContextual"/>
          </w:rPr>
          <w:t>nine</w:t>
        </w:r>
      </w:ins>
      <w:del w:id="279" w:author="English Editor" w:date="2026-10-22T10:46:00Z" w16du:dateUtc="2026-10-22T14:46:00Z">
        <w:r w:rsidRPr="009F1EBF" w:rsidDel="007313E4">
          <w:rPr>
            <w:szCs w:val="20"/>
            <w14:ligatures w14:val="standardContextual"/>
          </w:rPr>
          <w:delText>9</w:delText>
        </w:r>
      </w:del>
      <w:r w:rsidRPr="009F1EBF">
        <w:rPr>
          <w:szCs w:val="20"/>
          <w14:ligatures w14:val="standardContextual"/>
        </w:rPr>
        <w:t xml:space="preserve"> fallers [55]; these values summarize 10 random</w:t>
      </w:r>
      <w:ins w:id="280" w:author="English Editor" w:date="2026-10-22T08:05:00Z" w16du:dateUtc="2026-10-22T12:05:00Z">
        <w:r w:rsidR="004652F0">
          <w:rPr>
            <w:szCs w:val="20"/>
            <w14:ligatures w14:val="standardContextual"/>
          </w:rPr>
          <w:t xml:space="preserve"> </w:t>
        </w:r>
      </w:ins>
      <w:del w:id="281" w:author="English Editor" w:date="2026-10-22T08:05:00Z" w16du:dateUtc="2026-10-22T12:05:00Z">
        <w:r w:rsidRPr="009F1EBF" w:rsidDel="004652F0">
          <w:rPr>
            <w:szCs w:val="20"/>
            <w14:ligatures w14:val="standardContextual"/>
          </w:rPr>
          <w:delText>-</w:delText>
        </w:r>
      </w:del>
      <w:r w:rsidRPr="009F1EBF">
        <w:rPr>
          <w:szCs w:val="20"/>
          <w14:ligatures w14:val="standardContextual"/>
        </w:rPr>
        <w:t>forest runs with different random seeds (reported as means with standard errors) and cannot correspond to a single fixed 2 × 2 table</w:t>
      </w:r>
      <w:del w:id="282" w:author="English Editor" w:date="2026-10-22T10:47:00Z" w16du:dateUtc="2026-10-22T14:47:00Z">
        <w:r w:rsidRPr="009F1EBF" w:rsidDel="001027C5">
          <w:rPr>
            <w:szCs w:val="20"/>
            <w14:ligatures w14:val="standardContextual"/>
          </w:rPr>
          <w:delText>,</w:delText>
        </w:r>
      </w:del>
      <w:r w:rsidRPr="009F1EBF">
        <w:rPr>
          <w:szCs w:val="20"/>
          <w14:ligatures w14:val="standardContextual"/>
        </w:rPr>
        <w:t xml:space="preserve"> because</w:t>
      </w:r>
      <w:ins w:id="283" w:author="English Editor" w:date="2026-10-22T10:47:00Z" w16du:dateUtc="2026-10-22T14:47:00Z">
        <w:r w:rsidR="001027C5">
          <w:rPr>
            <w:szCs w:val="20"/>
            <w14:ligatures w14:val="standardContextual"/>
          </w:rPr>
          <w:t>,</w:t>
        </w:r>
      </w:ins>
      <w:r w:rsidRPr="009F1EBF">
        <w:rPr>
          <w:szCs w:val="20"/>
          <w14:ligatures w14:val="standardContextual"/>
        </w:rPr>
        <w:t xml:space="preserve"> with </w:t>
      </w:r>
      <w:ins w:id="284" w:author="English Editor" w:date="2026-10-22T10:47:00Z" w16du:dateUtc="2026-10-22T14:47:00Z">
        <w:r w:rsidR="001027C5">
          <w:rPr>
            <w:szCs w:val="20"/>
            <w14:ligatures w14:val="standardContextual"/>
          </w:rPr>
          <w:t>nine</w:t>
        </w:r>
      </w:ins>
      <w:del w:id="285" w:author="English Editor" w:date="2026-10-22T10:47:00Z" w16du:dateUtc="2026-10-22T14:47:00Z">
        <w:r w:rsidRPr="009F1EBF" w:rsidDel="001027C5">
          <w:rPr>
            <w:szCs w:val="20"/>
            <w14:ligatures w14:val="standardContextual"/>
          </w:rPr>
          <w:delText>9</w:delText>
        </w:r>
      </w:del>
      <w:r w:rsidRPr="009F1EBF">
        <w:rPr>
          <w:szCs w:val="20"/>
          <w14:ligatures w14:val="standardContextual"/>
        </w:rPr>
        <w:t xml:space="preserve"> fallers</w:t>
      </w:r>
      <w:ins w:id="286" w:author="English Editor" w:date="2026-10-22T10:47:00Z" w16du:dateUtc="2026-10-22T14:47:00Z">
        <w:r w:rsidR="001027C5">
          <w:rPr>
            <w:szCs w:val="20"/>
            <w14:ligatures w14:val="standardContextual"/>
          </w:rPr>
          <w:t>,</w:t>
        </w:r>
      </w:ins>
      <w:r w:rsidRPr="009F1EBF">
        <w:rPr>
          <w:szCs w:val="20"/>
          <w14:ligatures w14:val="standardContextual"/>
        </w:rPr>
        <w:t xml:space="preserve"> a single-run sensitivity can only take values such as 0.78 or 0.89. Evidence on hardware and software transferability was minimal. No included report evaluated a fixed model across device models, sensor placements, firmware or software versions, or camer</w:t>
      </w:r>
      <w:r w:rsidRPr="002564E6">
        <w:rPr>
          <w:szCs w:val="20"/>
          <w14:ligatures w14:val="standardContextual"/>
        </w:rPr>
        <w:t>a installations; within one cohort, revising only the gait</w:t>
      </w:r>
      <w:ins w:id="287" w:author="English Editor" w:date="2026-10-22T08:05:00Z" w16du:dateUtc="2026-10-22T12:05:00Z">
        <w:r w:rsidR="004652F0">
          <w:rPr>
            <w:szCs w:val="20"/>
            <w14:ligatures w14:val="standardContextual"/>
          </w:rPr>
          <w:t xml:space="preserve"> </w:t>
        </w:r>
      </w:ins>
      <w:del w:id="288" w:author="English Editor" w:date="2026-10-22T08:05:00Z" w16du:dateUtc="2026-10-22T12:05:00Z">
        <w:r w:rsidRPr="002564E6" w:rsidDel="004652F0">
          <w:rPr>
            <w:szCs w:val="20"/>
            <w14:ligatures w14:val="standardContextual"/>
          </w:rPr>
          <w:delText>-</w:delText>
        </w:r>
      </w:del>
      <w:r w:rsidRPr="002564E6">
        <w:rPr>
          <w:szCs w:val="20"/>
          <w14:ligatures w14:val="standardContextual"/>
        </w:rPr>
        <w:t xml:space="preserve">estimation algorithm changed the AUC </w:t>
      </w:r>
      <w:commentRangeStart w:id="441"/>
      <w:r w:rsidRPr="002564E6">
        <w:rPr>
          <w:szCs w:val="20"/>
          <w14:ligatures w14:val="standardContextual"/>
        </w:rPr>
        <w:t xml:space="preserve">from 0.84 to 0.89</w:t>
      </w:r>
      <w:commentRangeEnd w:id="441"/>
      <w:r>
        <w:rPr>
          <w:rStyle w:val="CommentReference"/>
        </w:rPr>
        <w:commentReference w:id="441"/>
      </w:r>
      <w:r w:rsidRPr="002564E6">
        <w:rPr>
          <w:szCs w:val="20"/>
          <w14:ligatures w14:val="standardContextual"/>
        </w:rPr>
        <w:t xml:space="preserve"> [73]; and the only independent-cohort evaluation reconstructed predictors with processing that differed from development [71]. No model </w:t>
      </w:r>
      <w:del w:id="289" w:author="English Editor" w:date="2026-10-22T10:47:00Z" w16du:dateUtc="2026-10-22T14:47:00Z">
        <w:r w:rsidRPr="002564E6" w:rsidDel="001027C5">
          <w:rPr>
            <w:szCs w:val="20"/>
            <w14:ligatures w14:val="standardContextual"/>
          </w:rPr>
          <w:delText>had been</w:delText>
        </w:r>
      </w:del>
      <w:ins w:id="290" w:author="English Editor" w:date="2026-10-22T10:47:00Z" w16du:dateUtc="2026-10-22T14:47:00Z">
        <w:r w:rsidR="001027C5">
          <w:rPr>
            <w:szCs w:val="20"/>
            <w14:ligatures w14:val="standardContextual"/>
          </w:rPr>
          <w:t>was</w:t>
        </w:r>
      </w:ins>
      <w:r w:rsidRPr="002564E6">
        <w:rPr>
          <w:szCs w:val="20"/>
          <w14:ligatures w14:val="standardContextual"/>
        </w:rPr>
        <w:t xml:space="preserve"> evaluated in more than one independent cohort.</w:t>
      </w:r>
    </w:p>
    <w:p w14:paraId="254F30CA" w14:textId="77777777" w:rsidR="00C8142B" w:rsidRPr="002564E6" w:rsidRDefault="001D7585" w:rsidP="002564E6">
      <w:pPr>
        <w:pStyle w:val="MDPI22heading2"/>
        <w:spacing w:before="240"/>
        <w:rPr>
          <w:noProof w:val="0"/>
          <w:szCs w:val="20"/>
          <w14:ligatures w14:val="standardContextual"/>
        </w:rPr>
      </w:pPr>
      <w:r w:rsidRPr="002564E6">
        <w:rPr>
          <w:noProof w:val="0"/>
          <w:szCs w:val="20"/>
          <w14:ligatures w14:val="standardContextual"/>
        </w:rPr>
        <w:t>3.9. Risk of Bias and Applicability</w:t>
      </w:r>
    </w:p>
    <w:p w14:paraId="6A0F8B79" w14:textId="6D2205D0" w:rsidR="00C8142B" w:rsidRDefault="001D7585">
      <w:pPr>
        <w:pStyle w:val="MDPI31text"/>
        <w:rPr>
          <w:szCs w:val="20"/>
          <w14:ligatures w14:val="standardContextual"/>
        </w:rPr>
      </w:pPr>
      <w:r w:rsidRPr="002564E6">
        <w:rPr>
          <w:szCs w:val="20"/>
          <w14:ligatures w14:val="standardContextual"/>
        </w:rPr>
        <w:t xml:space="preserve">The primary appraisal synthesis was restricted to complete-article reports. All 35 applicable development assessments had high overall quality concerns (Part A), and all 37 model evaluations had high overall risk of bias (Part B) (Figure 3; Table S7). The analysis-domain judgment was high in all 35 development assessments and in 36 of 37 evaluations. Development concerns included sparse events, data-driven selection and inadequate </w:t>
      </w:r>
      <w:r w:rsidRPr="002564E6">
        <w:rPr>
          <w:szCs w:val="20"/>
          <w14:ligatures w14:val="standardContextual"/>
        </w:rPr>
        <w:lastRenderedPageBreak/>
        <w:t xml:space="preserve">protection against overfitting; evaluation concerns included apparent performance, selection outside validation loops and absent calibration reporting. The evaluation with a low analysis-domain judgment remained high overall because predictor reconstruction differed from the development specification [71]. In Part B, participants and data sources were low in 18, unclear in </w:t>
      </w:r>
      <w:ins w:id="291" w:author="English Editor" w:date="2026-10-22T10:48:00Z" w16du:dateUtc="2026-10-22T14:48:00Z">
        <w:r w:rsidR="00EE79B8">
          <w:rPr>
            <w:szCs w:val="20"/>
            <w14:ligatures w14:val="standardContextual"/>
          </w:rPr>
          <w:t>two</w:t>
        </w:r>
      </w:ins>
      <w:del w:id="292" w:author="English Editor" w:date="2026-10-22T10:48:00Z" w16du:dateUtc="2026-10-22T14:48:00Z">
        <w:r w:rsidRPr="002564E6" w:rsidDel="00EE79B8">
          <w:rPr>
            <w:szCs w:val="20"/>
            <w14:ligatures w14:val="standardContextual"/>
          </w:rPr>
          <w:delText>2</w:delText>
        </w:r>
      </w:del>
      <w:r w:rsidRPr="002564E6">
        <w:rPr>
          <w:szCs w:val="20"/>
          <w14:ligatures w14:val="standardContextual"/>
        </w:rPr>
        <w:t xml:space="preserve"> and high in 17 reports; predictors were low in 34, unclear in </w:t>
      </w:r>
      <w:ins w:id="293" w:author="English Editor" w:date="2026-10-22T10:48:00Z" w16du:dateUtc="2026-10-22T14:48:00Z">
        <w:r w:rsidR="00EE79B8">
          <w:rPr>
            <w:szCs w:val="20"/>
            <w14:ligatures w14:val="standardContextual"/>
          </w:rPr>
          <w:t>one</w:t>
        </w:r>
      </w:ins>
      <w:del w:id="294" w:author="English Editor" w:date="2026-10-22T10:48:00Z" w16du:dateUtc="2026-10-22T14:48:00Z">
        <w:r w:rsidRPr="002564E6" w:rsidDel="00EE79B8">
          <w:rPr>
            <w:szCs w:val="20"/>
            <w14:ligatures w14:val="standardContextual"/>
          </w:rPr>
          <w:delText>1</w:delText>
        </w:r>
      </w:del>
      <w:r w:rsidRPr="002564E6">
        <w:rPr>
          <w:szCs w:val="20"/>
          <w14:ligatures w14:val="standardContextual"/>
        </w:rPr>
        <w:t xml:space="preserve"> and high in </w:t>
      </w:r>
      <w:ins w:id="295" w:author="English Editor" w:date="2026-10-22T10:48:00Z" w16du:dateUtc="2026-10-22T14:48:00Z">
        <w:r w:rsidR="00EE79B8">
          <w:rPr>
            <w:szCs w:val="20"/>
            <w14:ligatures w14:val="standardContextual"/>
          </w:rPr>
          <w:t>two</w:t>
        </w:r>
      </w:ins>
      <w:del w:id="296" w:author="English Editor" w:date="2026-10-22T10:48:00Z" w16du:dateUtc="2026-10-22T14:48:00Z">
        <w:r w:rsidRPr="002564E6" w:rsidDel="00EE79B8">
          <w:rPr>
            <w:szCs w:val="20"/>
            <w14:ligatures w14:val="standardContextual"/>
          </w:rPr>
          <w:delText>2</w:delText>
        </w:r>
      </w:del>
      <w:r w:rsidRPr="002564E6">
        <w:rPr>
          <w:szCs w:val="20"/>
          <w14:ligatures w14:val="standardContextual"/>
        </w:rPr>
        <w:t xml:space="preserve">; </w:t>
      </w:r>
      <w:ins w:id="297" w:author="English Editor" w:date="2026-10-22T10:48:00Z" w16du:dateUtc="2026-10-22T14:48:00Z">
        <w:r w:rsidR="00EE79B8">
          <w:rPr>
            <w:szCs w:val="20"/>
            <w14:ligatures w14:val="standardContextual"/>
          </w:rPr>
          <w:t xml:space="preserve">and </w:t>
        </w:r>
      </w:ins>
      <w:r w:rsidRPr="002564E6">
        <w:rPr>
          <w:szCs w:val="20"/>
          <w14:ligatures w14:val="standardContextual"/>
        </w:rPr>
        <w:t xml:space="preserve">outcome was low in 30, </w:t>
      </w:r>
      <w:r w:rsidRPr="00253131">
        <w:rPr>
          <w:szCs w:val="20"/>
          <w14:ligatures w14:val="standardContextual"/>
        </w:rPr>
        <w:t xml:space="preserve">unclear in </w:t>
      </w:r>
      <w:ins w:id="298" w:author="English Editor" w:date="2026-10-22T10:48:00Z" w16du:dateUtc="2026-10-22T14:48:00Z">
        <w:r w:rsidR="00EE79B8">
          <w:rPr>
            <w:szCs w:val="20"/>
            <w14:ligatures w14:val="standardContextual"/>
          </w:rPr>
          <w:t>two</w:t>
        </w:r>
      </w:ins>
      <w:del w:id="299" w:author="English Editor" w:date="2026-10-22T10:48:00Z" w16du:dateUtc="2026-10-22T14:48:00Z">
        <w:r w:rsidRPr="00253131" w:rsidDel="00EE79B8">
          <w:rPr>
            <w:szCs w:val="20"/>
            <w14:ligatures w14:val="standardContextual"/>
          </w:rPr>
          <w:delText>2</w:delText>
        </w:r>
      </w:del>
      <w:r w:rsidRPr="00253131">
        <w:rPr>
          <w:szCs w:val="20"/>
          <w14:ligatures w14:val="standardContextual"/>
        </w:rPr>
        <w:t xml:space="preserve"> and high in </w:t>
      </w:r>
      <w:ins w:id="300" w:author="English Editor" w:date="2026-10-22T10:48:00Z" w16du:dateUtc="2026-10-22T14:48:00Z">
        <w:r w:rsidR="00EE79B8">
          <w:rPr>
            <w:szCs w:val="20"/>
            <w14:ligatures w14:val="standardContextual"/>
          </w:rPr>
          <w:t>five</w:t>
        </w:r>
      </w:ins>
      <w:del w:id="301" w:author="English Editor" w:date="2026-10-22T10:48:00Z" w16du:dateUtc="2026-10-22T14:48:00Z">
        <w:r w:rsidRPr="00253131" w:rsidDel="00EE79B8">
          <w:rPr>
            <w:szCs w:val="20"/>
            <w14:ligatures w14:val="standardContextual"/>
          </w:rPr>
          <w:delText>5</w:delText>
        </w:r>
      </w:del>
      <w:r w:rsidRPr="00253131">
        <w:rPr>
          <w:szCs w:val="20"/>
          <w14:ligatures w14:val="standardContextual"/>
        </w:rPr>
        <w:t>. These are the retained domain-level judgments,</w:t>
      </w:r>
      <w:ins w:id="302" w:author="English Editor" w:date="2026-10-22T10:49:00Z" w16du:dateUtc="2026-10-22T14:49:00Z">
        <w:r w:rsidR="00EE79B8">
          <w:rPr>
            <w:szCs w:val="20"/>
            <w14:ligatures w14:val="standardContextual"/>
          </w:rPr>
          <w:t xml:space="preserve"> which</w:t>
        </w:r>
      </w:ins>
      <w:r w:rsidRPr="00253131">
        <w:rPr>
          <w:szCs w:val="20"/>
          <w14:ligatures w14:val="standardContextual"/>
        </w:rPr>
        <w:t xml:space="preserve"> </w:t>
      </w:r>
      <w:ins w:id="303" w:author="English Editor" w:date="2026-10-22T10:49:00Z" w16du:dateUtc="2026-10-22T14:49:00Z">
        <w:r w:rsidR="00EE79B8">
          <w:rPr>
            <w:szCs w:val="20"/>
            <w14:ligatures w14:val="standardContextual"/>
          </w:rPr>
          <w:t xml:space="preserve">are </w:t>
        </w:r>
      </w:ins>
      <w:r w:rsidRPr="00253131">
        <w:rPr>
          <w:szCs w:val="20"/>
          <w14:ligatures w14:val="standardContextual"/>
        </w:rPr>
        <w:t xml:space="preserve">interpreted provisionally because complete official item-level forms </w:t>
      </w:r>
      <w:r w:rsidR="00917CB3" w:rsidRPr="00253131">
        <w:rPr>
          <w:szCs w:val="20"/>
          <w14:ligatures w14:val="standardContextual"/>
        </w:rPr>
        <w:t xml:space="preserve">are not included in the Supplementary </w:t>
      </w:r>
      <w:r w:rsidR="00917CB3" w:rsidRPr="002564E6">
        <w:rPr>
          <w:szCs w:val="20"/>
          <w14:ligatures w14:val="standardContextual"/>
        </w:rPr>
        <w:t>Materials.</w:t>
      </w:r>
    </w:p>
    <w:p w14:paraId="13170EB3" w14:textId="77777777" w:rsidR="005E2D79" w:rsidRPr="00850AA9" w:rsidRDefault="005E2D79" w:rsidP="00850AA9">
      <w:pPr>
        <w:pStyle w:val="MDPI52figure"/>
      </w:pPr>
      <w:r w:rsidRPr="00850AA9">
        <w:rPr>
          <w:noProof/>
        </w:rPr>
        <w:drawing>
          <wp:inline distT="0" distB="0" distL="0" distR="0" wp14:anchorId="4A349985" wp14:editId="1794713D">
            <wp:extent cx="6341423" cy="5288046"/>
            <wp:effectExtent l="0" t="0" r="2540" b="8255"/>
            <wp:docPr id="1826836953" name="Picture 2" descr="The diagram illustrates a bar chart with three parts, showing counts of concerns related to development quality, evaluation risk of bias, and applicability in a study with participants, data sources, predictors, an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6953" name="Picture 2" descr="The diagram illustrates a bar chart with three parts, showing counts of concerns related to development quality, evaluation risk of bias, and applicability in a study with participants, data sources, predictors, and outcome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3663" t="1220" r="913" b="-1"/>
                    <a:stretch>
                      <a:fillRect/>
                    </a:stretch>
                  </pic:blipFill>
                  <pic:spPr bwMode="auto">
                    <a:xfrm>
                      <a:off x="0" y="0"/>
                      <a:ext cx="6341811" cy="5288370"/>
                    </a:xfrm>
                    <a:prstGeom prst="rect">
                      <a:avLst/>
                    </a:prstGeom>
                    <a:noFill/>
                    <a:ln>
                      <a:noFill/>
                    </a:ln>
                    <a:extLst>
                      <a:ext uri="{53640926-AAD7-44D8-BBD7-CCE9431645EC}">
                        <a14:shadowObscured xmlns:a14="http://schemas.microsoft.com/office/drawing/2010/main"/>
                      </a:ext>
                    </a:extLst>
                  </pic:spPr>
                </pic:pic>
              </a:graphicData>
            </a:graphic>
          </wp:inline>
        </w:drawing>
      </w:r>
    </w:p>
    <w:p w14:paraId="769B9874" w14:textId="63D0EB2B" w:rsidR="005E2D79" w:rsidRPr="002564E6" w:rsidRDefault="005E2D79" w:rsidP="00850AA9">
      <w:pPr>
        <w:pStyle w:val="MDPI51figurecaption"/>
        <w:rPr>
          <w:snapToGrid w:val="0"/>
          <w:szCs w:val="18"/>
          <w14:ligatures w14:val="standardContextual"/>
        </w:rPr>
      </w:pPr>
      <w:commentRangeStart w:id="304"/>
      <w:commentRangeStart w:id="305"/>
      <w:r w:rsidRPr="00850AA9">
        <w:rPr>
          <w:b/>
          <w:bCs/>
          <w:snapToGrid w:val="0"/>
          <w:szCs w:val="18"/>
          <w:highlight w:val="yellow"/>
          <w14:ligatures w14:val="standardContextual"/>
        </w:rPr>
        <w:t>Figure 3</w:t>
      </w:r>
      <w:commentRangeEnd w:id="305"/>
      <w:r w:rsidR="00A7493F" w:rsidRPr="00850AA9">
        <w:rPr>
          <w:rStyle w:val="CommentReference"/>
          <w:b/>
          <w:bCs/>
          <w:snapToGrid w:val="0"/>
          <w:sz w:val="18"/>
          <w:szCs w:val="18"/>
          <w14:ligatures w14:val="standardContextual"/>
        </w:rPr>
        <w:commentReference w:id="305"/>
      </w:r>
      <w:commentRangeEnd w:id="304"/>
      <w:r w:rsidR="00850AA9" w:rsidRPr="00850AA9">
        <w:rPr>
          <w:rStyle w:val="CommentReference"/>
          <w:b/>
          <w:bCs/>
          <w:snapToGrid w:val="0"/>
          <w:sz w:val="18"/>
          <w:szCs w:val="18"/>
          <w14:ligatures w14:val="standardContextual"/>
        </w:rPr>
        <w:commentReference w:id="304"/>
      </w:r>
      <w:r w:rsidRPr="00850AA9">
        <w:rPr>
          <w:b/>
          <w:bCs/>
          <w:snapToGrid w:val="0"/>
          <w:szCs w:val="18"/>
          <w14:ligatures w14:val="standardContextual"/>
        </w:rPr>
        <w:t>.</w:t>
      </w:r>
      <w:r w:rsidRPr="00850AA9">
        <w:rPr>
          <w:b/>
          <w:snapToGrid w:val="0"/>
          <w:szCs w:val="18"/>
          <w14:ligatures w14:val="standardContextual"/>
        </w:rPr>
        <w:t xml:space="preserve"> </w:t>
      </w:r>
      <w:r w:rsidRPr="002564E6">
        <w:rPr>
          <w:snapToGrid w:val="0"/>
          <w:szCs w:val="18"/>
          <w14:ligatures w14:val="standardContextual"/>
        </w:rPr>
        <w:t>Retained domain-level PROBAST+AI development</w:t>
      </w:r>
      <w:ins w:id="306" w:author="English Editor" w:date="2026-10-22T08:05:00Z" w16du:dateUtc="2026-10-22T12:05:00Z">
        <w:r w:rsidR="004652F0">
          <w:rPr>
            <w:snapToGrid w:val="0"/>
            <w:szCs w:val="18"/>
            <w14:ligatures w14:val="standardContextual"/>
          </w:rPr>
          <w:t xml:space="preserve"> </w:t>
        </w:r>
      </w:ins>
      <w:del w:id="307" w:author="English Editor" w:date="2026-10-22T08:05:00Z" w16du:dateUtc="2026-10-22T12:05:00Z">
        <w:r w:rsidRPr="002564E6" w:rsidDel="004652F0">
          <w:rPr>
            <w:snapToGrid w:val="0"/>
            <w:szCs w:val="18"/>
            <w14:ligatures w14:val="standardContextual"/>
          </w:rPr>
          <w:delText>-</w:delText>
        </w:r>
      </w:del>
      <w:r w:rsidRPr="002564E6">
        <w:rPr>
          <w:snapToGrid w:val="0"/>
          <w:szCs w:val="18"/>
          <w14:ligatures w14:val="standardContextual"/>
        </w:rPr>
        <w:t xml:space="preserve">quality concerns (Part A), evaluation risk of bias (Part B), and applicability judgments for complete-article reports. Panels </w:t>
      </w:r>
      <w:r w:rsidR="004935AA">
        <w:rPr>
          <w:snapToGrid w:val="0"/>
          <w:szCs w:val="18"/>
          <w14:ligatures w14:val="standardContextual"/>
        </w:rPr>
        <w:t>(</w:t>
      </w:r>
      <w:r w:rsidRPr="004935AA">
        <w:rPr>
          <w:b/>
          <w:bCs/>
          <w:snapToGrid w:val="0"/>
          <w:szCs w:val="18"/>
          <w14:ligatures w14:val="standardContextual"/>
        </w:rPr>
        <w:t>A</w:t>
      </w:r>
      <w:r w:rsidRPr="002564E6">
        <w:rPr>
          <w:snapToGrid w:val="0"/>
          <w:szCs w:val="18"/>
          <w14:ligatures w14:val="standardContextual"/>
        </w:rPr>
        <w:t>–</w:t>
      </w:r>
      <w:r w:rsidRPr="004935AA">
        <w:rPr>
          <w:b/>
          <w:bCs/>
          <w:snapToGrid w:val="0"/>
          <w:szCs w:val="18"/>
          <w14:ligatures w14:val="standardContextual"/>
        </w:rPr>
        <w:t>C</w:t>
      </w:r>
      <w:r w:rsidR="004935AA">
        <w:rPr>
          <w:snapToGrid w:val="0"/>
          <w:szCs w:val="18"/>
          <w14:ligatures w14:val="standardContextual"/>
        </w:rPr>
        <w:t>)</w:t>
      </w:r>
      <w:r w:rsidRPr="002564E6">
        <w:rPr>
          <w:snapToGrid w:val="0"/>
          <w:szCs w:val="18"/>
          <w14:ligatures w14:val="standardContextual"/>
        </w:rPr>
        <w:t xml:space="preserve"> use 35 applicable development and 37 evaluation assessments; numbers in bars are report counts. The 10 reports without complete-article access are not evaluable and are excluded (Table S7). The published judgments remain provisional because complete official item-level forms are not included here. The single-predictor cut-point analysis of Marques 2018 uses a declared adaptation of the tool.</w:t>
      </w:r>
    </w:p>
    <w:p w14:paraId="716695D8" w14:textId="77777777" w:rsidR="00C8142B" w:rsidRPr="00B42F0E" w:rsidRDefault="001D7585">
      <w:pPr>
        <w:pStyle w:val="MDPI31text"/>
        <w:rPr>
          <w:szCs w:val="20"/>
          <w14:ligatures w14:val="standardContextual"/>
        </w:rPr>
      </w:pPr>
      <w:r w:rsidRPr="002564E6">
        <w:rPr>
          <w:szCs w:val="20"/>
          <w14:ligatures w14:val="standardContextual"/>
        </w:rPr>
        <w:t xml:space="preserve">The 10 reports without complete-article access were not included in formal quality, risk-of-bias or applicability counts because methodological detail was insufficient for reproducible appraisal. Their NE labels in Table S7 indicate inability to appraise, not evidence of low risk. Among complete-article evaluations, setting every non-analysis domain to low would change one overall judgment to low: the independent-cohort evaluation </w:t>
      </w:r>
      <w:r w:rsidRPr="002564E6">
        <w:rPr>
          <w:szCs w:val="20"/>
          <w14:ligatures w14:val="standardContextual"/>
        </w:rPr>
        <w:lastRenderedPageBreak/>
        <w:t xml:space="preserve">[71]. This sensitivity analysis does not substitute for the </w:t>
      </w:r>
      <w:r w:rsidRPr="00B42F0E">
        <w:rPr>
          <w:szCs w:val="20"/>
          <w14:ligatures w14:val="standardContextual"/>
        </w:rPr>
        <w:t>tool’s standard domain-based judgment.</w:t>
      </w:r>
    </w:p>
    <w:p w14:paraId="078F6719" w14:textId="2BA9021B" w:rsidR="00C8142B" w:rsidRPr="002564E6" w:rsidRDefault="001D7585">
      <w:pPr>
        <w:pStyle w:val="MDPI31text"/>
        <w:rPr>
          <w:szCs w:val="20"/>
          <w14:ligatures w14:val="standardContextual"/>
        </w:rPr>
      </w:pPr>
      <w:r w:rsidRPr="002564E6">
        <w:rPr>
          <w:szCs w:val="20"/>
          <w14:ligatures w14:val="standardContextual"/>
        </w:rPr>
        <w:t xml:space="preserve">Among complete-article reports, overall applicability concern was high in </w:t>
      </w:r>
      <w:ins w:id="308" w:author="English Editor" w:date="2026-10-22T10:50:00Z" w16du:dateUtc="2026-10-22T14:50:00Z">
        <w:r w:rsidR="00EE79B8">
          <w:rPr>
            <w:szCs w:val="20"/>
            <w14:ligatures w14:val="standardContextual"/>
          </w:rPr>
          <w:t>four</w:t>
        </w:r>
      </w:ins>
      <w:del w:id="309" w:author="English Editor" w:date="2026-10-22T10:50:00Z" w16du:dateUtc="2026-10-22T14:50:00Z">
        <w:r w:rsidRPr="002564E6" w:rsidDel="00EE79B8">
          <w:rPr>
            <w:szCs w:val="20"/>
            <w14:ligatures w14:val="standardContextual"/>
          </w:rPr>
          <w:delText>4</w:delText>
        </w:r>
      </w:del>
      <w:r w:rsidRPr="002564E6">
        <w:rPr>
          <w:szCs w:val="20"/>
          <w14:ligatures w14:val="standardContextual"/>
        </w:rPr>
        <w:t xml:space="preserve"> and low in 31 of 35 development assessments</w:t>
      </w:r>
      <w:ins w:id="310" w:author="English Editor" w:date="2026-10-22T10:50:00Z" w16du:dateUtc="2026-10-22T14:50:00Z">
        <w:r w:rsidR="00EE79B8">
          <w:rPr>
            <w:szCs w:val="20"/>
            <w14:ligatures w14:val="standardContextual"/>
          </w:rPr>
          <w:t>; it was</w:t>
        </w:r>
      </w:ins>
      <w:del w:id="311" w:author="English Editor" w:date="2026-10-22T10:50:00Z" w16du:dateUtc="2026-10-22T14:50:00Z">
        <w:r w:rsidRPr="002564E6" w:rsidDel="00EE79B8">
          <w:rPr>
            <w:szCs w:val="20"/>
            <w14:ligatures w14:val="standardContextual"/>
          </w:rPr>
          <w:delText>,</w:delText>
        </w:r>
      </w:del>
      <w:r w:rsidRPr="002564E6">
        <w:rPr>
          <w:szCs w:val="20"/>
          <w14:ligatures w14:val="standardContextual"/>
        </w:rPr>
        <w:t xml:space="preserve"> </w:t>
      </w:r>
      <w:del w:id="312" w:author="English Editor" w:date="2026-10-22T10:50:00Z" w16du:dateUtc="2026-10-22T14:50:00Z">
        <w:r w:rsidRPr="002564E6" w:rsidDel="00EE79B8">
          <w:rPr>
            <w:szCs w:val="20"/>
            <w14:ligatures w14:val="standardContextual"/>
          </w:rPr>
          <w:delText xml:space="preserve">and </w:delText>
        </w:r>
      </w:del>
      <w:r w:rsidRPr="002564E6">
        <w:rPr>
          <w:szCs w:val="20"/>
          <w14:ligatures w14:val="standardContextual"/>
        </w:rPr>
        <w:t xml:space="preserve">high in </w:t>
      </w:r>
      <w:ins w:id="313" w:author="English Editor" w:date="2026-10-22T10:50:00Z" w16du:dateUtc="2026-10-22T14:50:00Z">
        <w:r w:rsidR="00EE79B8">
          <w:rPr>
            <w:szCs w:val="20"/>
            <w14:ligatures w14:val="standardContextual"/>
          </w:rPr>
          <w:t>four</w:t>
        </w:r>
      </w:ins>
      <w:del w:id="314" w:author="English Editor" w:date="2026-10-22T10:50:00Z" w16du:dateUtc="2026-10-22T14:50:00Z">
        <w:r w:rsidRPr="002564E6" w:rsidDel="00EE79B8">
          <w:rPr>
            <w:szCs w:val="20"/>
            <w14:ligatures w14:val="standardContextual"/>
          </w:rPr>
          <w:delText>4</w:delText>
        </w:r>
      </w:del>
      <w:r w:rsidRPr="002564E6">
        <w:rPr>
          <w:szCs w:val="20"/>
          <w14:ligatures w14:val="standardContextual"/>
        </w:rPr>
        <w:t xml:space="preserve">, unclear in </w:t>
      </w:r>
      <w:ins w:id="315" w:author="English Editor" w:date="2026-10-22T10:50:00Z" w16du:dateUtc="2026-10-22T14:50:00Z">
        <w:r w:rsidR="00EE79B8">
          <w:rPr>
            <w:szCs w:val="20"/>
            <w14:ligatures w14:val="standardContextual"/>
          </w:rPr>
          <w:t>one</w:t>
        </w:r>
      </w:ins>
      <w:del w:id="316" w:author="English Editor" w:date="2026-10-22T10:50:00Z" w16du:dateUtc="2026-10-22T14:50:00Z">
        <w:r w:rsidRPr="002564E6" w:rsidDel="00EE79B8">
          <w:rPr>
            <w:szCs w:val="20"/>
            <w14:ligatures w14:val="standardContextual"/>
          </w:rPr>
          <w:delText>1</w:delText>
        </w:r>
      </w:del>
      <w:r w:rsidRPr="002564E6">
        <w:rPr>
          <w:szCs w:val="20"/>
          <w14:ligatures w14:val="standardContextual"/>
        </w:rPr>
        <w:t xml:space="preserve"> and low in 32 of 37 evaluation assessments (Table S7). Concerns arose from case-mix restrictions, retrospective or clinician-rated development targets, and predictor reconstruction differing from development. Applicability to an intended disease-specific population should not be confused with generalizability to all older adults: 25 of 47 reports studied disease-specific, institutional, hospital or emergency</w:t>
      </w:r>
      <w:ins w:id="317" w:author="English Editor" w:date="2026-10-22T08:05:00Z" w16du:dateUtc="2026-10-22T12:05:00Z">
        <w:r w:rsidR="004652F0">
          <w:rPr>
            <w:szCs w:val="20"/>
            <w14:ligatures w14:val="standardContextual"/>
          </w:rPr>
          <w:t xml:space="preserve"> </w:t>
        </w:r>
      </w:ins>
      <w:del w:id="318" w:author="English Editor" w:date="2026-10-22T08:05:00Z" w16du:dateUtc="2026-10-22T12:05:00Z">
        <w:r w:rsidRPr="002564E6" w:rsidDel="004652F0">
          <w:rPr>
            <w:szCs w:val="20"/>
            <w14:ligatures w14:val="standardContextual"/>
          </w:rPr>
          <w:delText>-</w:delText>
        </w:r>
      </w:del>
      <w:r w:rsidRPr="002564E6">
        <w:rPr>
          <w:szCs w:val="20"/>
          <w14:ligatures w14:val="standardContextual"/>
        </w:rPr>
        <w:t>department populations.</w:t>
      </w:r>
    </w:p>
    <w:p w14:paraId="16FCC158" w14:textId="77777777" w:rsidR="00C8142B" w:rsidRPr="002564E6" w:rsidRDefault="001D7585" w:rsidP="002564E6">
      <w:pPr>
        <w:pStyle w:val="MDPI22heading2"/>
        <w:spacing w:before="240"/>
        <w:rPr>
          <w:noProof w:val="0"/>
          <w:szCs w:val="20"/>
          <w14:ligatures w14:val="standardContextual"/>
        </w:rPr>
      </w:pPr>
      <w:r w:rsidRPr="002564E6">
        <w:rPr>
          <w:noProof w:val="0"/>
          <w:szCs w:val="20"/>
          <w14:ligatures w14:val="standardContextual"/>
        </w:rPr>
        <w:t>3.10. Clinical Readiness</w:t>
      </w:r>
    </w:p>
    <w:p w14:paraId="79921D4A" w14:textId="1DFFD530" w:rsidR="00C8142B" w:rsidRPr="002564E6" w:rsidRDefault="001D7585">
      <w:pPr>
        <w:pStyle w:val="MDPI31text"/>
        <w:rPr>
          <w:szCs w:val="20"/>
          <w14:ligatures w14:val="standardContextual"/>
        </w:rPr>
      </w:pPr>
      <w:r w:rsidRPr="002564E6">
        <w:rPr>
          <w:szCs w:val="20"/>
          <w14:ligatures w14:val="standardContextual"/>
        </w:rPr>
        <w:t xml:space="preserve">Table 4 summarizes the evidence against the review-specific readiness criteria and the justification for each criterion. Gait measurement before the outcome window and performance estimated beyond the development data (28 reports from 22 cohort families) were each satisfied in two or more cohort families, and prospective evaluation of a fixed model without refitting was satisfied in five. Independent-cohort evaluation and calibration intercept and slope were each satisfied in one cohort family only. Faithful replication of a complete pipeline and a low overall domain-level risk-of-bias judgment were assessed but not </w:t>
      </w:r>
      <w:r w:rsidRPr="00E966BC">
        <w:rPr>
          <w:szCs w:val="20"/>
          <w14:ligatures w14:val="standardContextual"/>
        </w:rPr>
        <w:t>satisfied</w:t>
      </w:r>
      <w:ins w:id="319" w:author="English Editor" w:date="2026-10-22T10:52:00Z" w16du:dateUtc="2026-10-22T14:52:00Z">
        <w:r w:rsidR="00EE79B8">
          <w:rPr>
            <w:szCs w:val="20"/>
            <w14:ligatures w14:val="standardContextual"/>
          </w:rPr>
          <w:t>;</w:t>
        </w:r>
      </w:ins>
      <w:del w:id="320" w:author="English Editor" w:date="2026-10-22T10:52:00Z" w16du:dateUtc="2026-10-22T14:52:00Z">
        <w:r w:rsidRPr="00E966BC" w:rsidDel="00EE79B8">
          <w:rPr>
            <w:szCs w:val="20"/>
            <w14:ligatures w14:val="standardContextual"/>
          </w:rPr>
          <w:delText>,</w:delText>
        </w:r>
      </w:del>
      <w:r w:rsidRPr="00E966BC">
        <w:rPr>
          <w:szCs w:val="20"/>
          <w14:ligatures w14:val="standardContextual"/>
        </w:rPr>
        <w:t xml:space="preserve"> </w:t>
      </w:r>
      <w:del w:id="321" w:author="English Editor" w:date="2026-10-22T10:52:00Z" w16du:dateUtc="2026-10-22T14:52:00Z">
        <w:r w:rsidRPr="00E966BC" w:rsidDel="00EE79B8">
          <w:rPr>
            <w:szCs w:val="20"/>
            <w14:ligatures w14:val="standardContextual"/>
          </w:rPr>
          <w:delText xml:space="preserve">and </w:delText>
        </w:r>
      </w:del>
      <w:r w:rsidRPr="00E966BC">
        <w:rPr>
          <w:szCs w:val="20"/>
          <w14:ligatures w14:val="standardContextual"/>
        </w:rPr>
        <w:t>evaluation in two or more independent cohorts, calibration plots, decision</w:t>
      </w:r>
      <w:ins w:id="322" w:author="English Editor" w:date="2026-10-22T09:58:00Z" w16du:dateUtc="2026-10-22T13:58:00Z">
        <w:r w:rsidR="00B56B96">
          <w:rPr>
            <w:szCs w:val="20"/>
            <w14:ligatures w14:val="standardContextual"/>
          </w:rPr>
          <w:t xml:space="preserve"> </w:t>
        </w:r>
      </w:ins>
      <w:del w:id="323" w:author="English Editor" w:date="2026-10-22T09:58:00Z" w16du:dateUtc="2026-10-22T13:58:00Z">
        <w:r w:rsidRPr="00E966BC" w:rsidDel="00B56B96">
          <w:rPr>
            <w:szCs w:val="20"/>
            <w14:ligatures w14:val="standardContextual"/>
          </w:rPr>
          <w:delText>-</w:delText>
        </w:r>
      </w:del>
      <w:r w:rsidRPr="00E966BC">
        <w:rPr>
          <w:szCs w:val="20"/>
          <w14:ligatures w14:val="standardContextual"/>
        </w:rPr>
        <w:t>curve or net</w:t>
      </w:r>
      <w:ins w:id="324" w:author="English Editor" w:date="2026-10-22T08:05:00Z" w16du:dateUtc="2026-10-22T12:05:00Z">
        <w:r w:rsidR="004652F0">
          <w:rPr>
            <w:szCs w:val="20"/>
            <w14:ligatures w14:val="standardContextual"/>
          </w:rPr>
          <w:t xml:space="preserve"> </w:t>
        </w:r>
      </w:ins>
      <w:del w:id="325" w:author="English Editor" w:date="2026-10-22T08:05:00Z" w16du:dateUtc="2026-10-22T12:05:00Z">
        <w:r w:rsidRPr="00E966BC" w:rsidDel="004652F0">
          <w:rPr>
            <w:szCs w:val="20"/>
            <w14:ligatures w14:val="standardContextual"/>
          </w:rPr>
          <w:delText>-</w:delText>
        </w:r>
      </w:del>
      <w:r w:rsidRPr="00E966BC">
        <w:rPr>
          <w:szCs w:val="20"/>
          <w14:ligatures w14:val="standardContextual"/>
        </w:rPr>
        <w:t xml:space="preserve">benefit analysis, and evaluation of clinical impact were not assessed in any report. Reporting bias could not be </w:t>
      </w:r>
      <w:r w:rsidRPr="002564E6">
        <w:rPr>
          <w:szCs w:val="20"/>
          <w14:ligatures w14:val="standardContextual"/>
        </w:rPr>
        <w:t>assessed formally, but most small studies compared multiple features, classifiers, or thresholds while reporting incomplete uncertainty, and null independent evaluations were rare, so selective reporting is plausible.</w:t>
      </w:r>
    </w:p>
    <w:p w14:paraId="757A954B" w14:textId="77777777" w:rsidR="00C8142B" w:rsidRDefault="001D7585" w:rsidP="002564E6">
      <w:pPr>
        <w:pStyle w:val="MDPI41tablecaption"/>
        <w:rPr>
          <w:rFonts w:cs="Times New Roman"/>
          <w:snapToGrid w:val="0"/>
          <w:szCs w:val="18"/>
          <w14:ligatures w14:val="standardContextual"/>
        </w:rPr>
      </w:pPr>
      <w:commentRangeStart w:id="326"/>
      <w:commentRangeStart w:id="327"/>
      <w:commentRangeStart w:id="328"/>
      <w:r w:rsidRPr="00953A3C">
        <w:rPr>
          <w:rFonts w:cs="Times New Roman"/>
          <w:b/>
          <w:snapToGrid w:val="0"/>
          <w:szCs w:val="18"/>
          <w:highlight w:val="yellow"/>
          <w14:ligatures w14:val="standardContextual"/>
        </w:rPr>
        <w:t>Table 4</w:t>
      </w:r>
      <w:commentRangeEnd w:id="328"/>
      <w:r w:rsidR="00252E06" w:rsidRPr="002564E6">
        <w:rPr>
          <w:rStyle w:val="CommentReference"/>
          <w:rFonts w:cs="Times New Roman"/>
          <w:b/>
          <w:snapToGrid w:val="0"/>
          <w:sz w:val="18"/>
          <w:szCs w:val="18"/>
          <w14:ligatures w14:val="standardContextual"/>
        </w:rPr>
        <w:commentReference w:id="328"/>
      </w:r>
      <w:commentRangeEnd w:id="327"/>
      <w:r w:rsidR="00252E06" w:rsidRPr="002564E6">
        <w:rPr>
          <w:rStyle w:val="CommentReference"/>
          <w:rFonts w:cs="Times New Roman"/>
          <w:b/>
          <w:snapToGrid w:val="0"/>
          <w:sz w:val="18"/>
          <w:szCs w:val="18"/>
          <w14:ligatures w14:val="standardContextual"/>
        </w:rPr>
        <w:commentReference w:id="327"/>
      </w:r>
      <w:commentRangeEnd w:id="326"/>
      <w:r w:rsidR="003309A9" w:rsidRPr="002564E6">
        <w:rPr>
          <w:rStyle w:val="CommentReference"/>
          <w:rFonts w:cs="Times New Roman"/>
          <w:b/>
          <w:snapToGrid w:val="0"/>
          <w:sz w:val="18"/>
          <w:szCs w:val="18"/>
          <w14:ligatures w14:val="standardContextual"/>
        </w:rPr>
        <w:commentReference w:id="326"/>
      </w:r>
      <w:r w:rsidRPr="002564E6">
        <w:rPr>
          <w:rFonts w:cs="Times New Roman"/>
          <w:b/>
          <w:snapToGrid w:val="0"/>
          <w:szCs w:val="18"/>
          <w14:ligatures w14:val="standardContextual"/>
        </w:rPr>
        <w:t xml:space="preserve">. </w:t>
      </w:r>
      <w:r w:rsidRPr="002564E6">
        <w:rPr>
          <w:rFonts w:cs="Times New Roman"/>
          <w:snapToGrid w:val="0"/>
          <w:szCs w:val="18"/>
          <w14:ligatures w14:val="standardContextual"/>
        </w:rPr>
        <w:t>Evidence available against review-specific descriptive criteria for the clinical readiness of wearable- and vision-based gait models predicting future falls.</w:t>
      </w:r>
    </w:p>
    <w:tbl>
      <w:tblPr>
        <w:tblW w:w="5000" w:type="pct"/>
        <w:tblBorders>
          <w:top w:val="single" w:sz="8" w:space="0" w:color="auto"/>
          <w:bottom w:val="single" w:sz="8" w:space="0" w:color="auto"/>
          <w:insideH w:val="single" w:sz="4" w:space="0" w:color="auto"/>
        </w:tblBorders>
        <w:tblCellMar>
          <w:left w:w="0" w:type="dxa"/>
          <w:right w:w="0" w:type="dxa"/>
        </w:tblCellMar>
        <w:tblLook w:val="04A0" w:firstRow="1" w:lastRow="0" w:firstColumn="1" w:lastColumn="0" w:noHBand="0" w:noVBand="1"/>
      </w:tblPr>
      <w:tblGrid>
        <w:gridCol w:w="2630"/>
        <w:gridCol w:w="2777"/>
        <w:gridCol w:w="1599"/>
        <w:gridCol w:w="1708"/>
        <w:gridCol w:w="1752"/>
      </w:tblGrid>
      <w:tr w:rsidR="00C100C2" w:rsidRPr="00C100C2" w14:paraId="6580CC7C" w14:textId="77777777" w:rsidTr="008923F8">
        <w:trPr>
          <w:cantSplit/>
          <w:trHeight w:val="560"/>
        </w:trPr>
        <w:tc>
          <w:tcPr>
            <w:tcW w:w="1256" w:type="pct"/>
            <w:vAlign w:val="center"/>
            <w:hideMark/>
          </w:tcPr>
          <w:p w14:paraId="16ABDDAE" w14:textId="2B8A7779" w:rsidR="00C100C2" w:rsidRPr="00C100C2" w:rsidRDefault="00C100C2" w:rsidP="00C100C2">
            <w:pPr>
              <w:adjustRightInd w:val="0"/>
              <w:snapToGrid w:val="0"/>
              <w:spacing w:line="260" w:lineRule="atLeast"/>
              <w:jc w:val="center"/>
              <w:rPr>
                <w:rFonts w:eastAsia="Times New Roman" w:cs="Calibri"/>
                <w:b/>
                <w:bCs/>
                <w:szCs w:val="18"/>
              </w:rPr>
            </w:pPr>
            <w:r w:rsidRPr="00C100C2">
              <w:rPr>
                <w:rFonts w:eastAsia="Times New Roman" w:cs="Calibri"/>
                <w:b/>
                <w:bCs/>
              </w:rPr>
              <w:t xml:space="preserve">Readiness </w:t>
            </w:r>
            <w:r w:rsidR="000617E7" w:rsidRPr="00C100C2">
              <w:rPr>
                <w:rFonts w:eastAsia="Times New Roman" w:cs="Calibri"/>
                <w:b/>
                <w:bCs/>
              </w:rPr>
              <w:t>Criterion</w:t>
            </w:r>
          </w:p>
        </w:tc>
        <w:tc>
          <w:tcPr>
            <w:tcW w:w="1326" w:type="pct"/>
            <w:vAlign w:val="center"/>
            <w:hideMark/>
          </w:tcPr>
          <w:p w14:paraId="5A640831" w14:textId="77777777" w:rsidR="00C100C2" w:rsidRPr="00C100C2" w:rsidRDefault="00C100C2" w:rsidP="00C100C2">
            <w:pPr>
              <w:adjustRightInd w:val="0"/>
              <w:snapToGrid w:val="0"/>
              <w:spacing w:line="260" w:lineRule="atLeast"/>
              <w:jc w:val="center"/>
              <w:rPr>
                <w:rFonts w:eastAsia="Times New Roman" w:cs="Calibri"/>
                <w:b/>
                <w:bCs/>
                <w:szCs w:val="18"/>
              </w:rPr>
            </w:pPr>
            <w:r w:rsidRPr="00C100C2">
              <w:rPr>
                <w:rFonts w:eastAsia="Times New Roman" w:cs="Calibri"/>
                <w:b/>
                <w:bCs/>
              </w:rPr>
              <w:t>Justification</w:t>
            </w:r>
          </w:p>
        </w:tc>
        <w:tc>
          <w:tcPr>
            <w:tcW w:w="764" w:type="pct"/>
            <w:vAlign w:val="center"/>
            <w:hideMark/>
          </w:tcPr>
          <w:p w14:paraId="4A9B318B" w14:textId="279B924B" w:rsidR="00C100C2" w:rsidRPr="00C100C2" w:rsidRDefault="00C100C2" w:rsidP="00C100C2">
            <w:pPr>
              <w:adjustRightInd w:val="0"/>
              <w:snapToGrid w:val="0"/>
              <w:spacing w:line="260" w:lineRule="atLeast"/>
              <w:jc w:val="center"/>
              <w:rPr>
                <w:rFonts w:eastAsia="Times New Roman" w:cs="Calibri"/>
                <w:b/>
                <w:bCs/>
                <w:szCs w:val="18"/>
              </w:rPr>
            </w:pPr>
            <w:r w:rsidRPr="00C100C2">
              <w:rPr>
                <w:rFonts w:eastAsia="Times New Roman" w:cs="Calibri"/>
                <w:b/>
                <w:bCs/>
              </w:rPr>
              <w:t>Reports</w:t>
            </w:r>
            <w:r w:rsidRPr="00BF23A6">
              <w:rPr>
                <w:rFonts w:eastAsia="Times New Roman" w:cs="Calibri"/>
                <w:b/>
                <w:bCs/>
                <w:highlight w:val="cyan"/>
              </w:rPr>
              <w:br/>
            </w:r>
            <w:r w:rsidRPr="00876151">
              <w:rPr>
                <w:rFonts w:eastAsia="Times New Roman" w:cs="Calibri"/>
                <w:b/>
                <w:bCs/>
                <w:szCs w:val="18"/>
              </w:rPr>
              <w:t>(</w:t>
            </w:r>
            <w:r w:rsidR="00902A1D" w:rsidRPr="00902A1D">
              <w:rPr>
                <w:rFonts w:eastAsia="Times New Roman" w:cs="Calibri"/>
                <w:b/>
                <w:bCs/>
                <w:iCs/>
                <w:szCs w:val="18"/>
                <w:highlight w:val="yellow"/>
              </w:rPr>
              <w:t>n</w:t>
            </w:r>
            <w:r w:rsidRPr="00C100C2">
              <w:rPr>
                <w:rFonts w:eastAsia="Times New Roman" w:cs="Calibri"/>
                <w:b/>
                <w:bCs/>
                <w:szCs w:val="18"/>
              </w:rPr>
              <w:t xml:space="preserve"> = 47)</w:t>
            </w:r>
          </w:p>
        </w:tc>
        <w:tc>
          <w:tcPr>
            <w:tcW w:w="816" w:type="pct"/>
            <w:vAlign w:val="center"/>
            <w:hideMark/>
          </w:tcPr>
          <w:p w14:paraId="3EC870FF" w14:textId="6367517F" w:rsidR="00C100C2" w:rsidRPr="00C100C2" w:rsidRDefault="00C100C2" w:rsidP="00C100C2">
            <w:pPr>
              <w:adjustRightInd w:val="0"/>
              <w:snapToGrid w:val="0"/>
              <w:spacing w:line="260" w:lineRule="atLeast"/>
              <w:jc w:val="center"/>
              <w:rPr>
                <w:rFonts w:eastAsia="Times New Roman" w:cs="Calibri"/>
                <w:b/>
                <w:bCs/>
                <w:szCs w:val="18"/>
              </w:rPr>
            </w:pPr>
            <w:r w:rsidRPr="00C100C2">
              <w:rPr>
                <w:rFonts w:eastAsia="Times New Roman" w:cs="Calibri"/>
                <w:b/>
                <w:bCs/>
              </w:rPr>
              <w:t>Families</w:t>
            </w:r>
            <w:r w:rsidRPr="00BF23A6">
              <w:rPr>
                <w:rFonts w:eastAsia="Times New Roman" w:cs="Calibri"/>
                <w:b/>
                <w:bCs/>
                <w:highlight w:val="cyan"/>
              </w:rPr>
              <w:br/>
            </w:r>
            <w:r w:rsidRPr="00876151">
              <w:rPr>
                <w:rFonts w:eastAsia="Times New Roman" w:cs="Calibri"/>
                <w:b/>
                <w:bCs/>
                <w:szCs w:val="18"/>
              </w:rPr>
              <w:t>(</w:t>
            </w:r>
            <w:r w:rsidR="00902A1D" w:rsidRPr="00902A1D">
              <w:rPr>
                <w:rFonts w:eastAsia="Times New Roman" w:cs="Calibri"/>
                <w:b/>
                <w:bCs/>
                <w:iCs/>
                <w:szCs w:val="18"/>
                <w:highlight w:val="yellow"/>
              </w:rPr>
              <w:t>n</w:t>
            </w:r>
            <w:r w:rsidRPr="00C100C2">
              <w:rPr>
                <w:rFonts w:eastAsia="Times New Roman" w:cs="Calibri"/>
                <w:b/>
                <w:bCs/>
                <w:szCs w:val="18"/>
              </w:rPr>
              <w:t xml:space="preserve"> = 37)</w:t>
            </w:r>
          </w:p>
        </w:tc>
        <w:tc>
          <w:tcPr>
            <w:tcW w:w="837" w:type="pct"/>
            <w:vAlign w:val="center"/>
            <w:hideMark/>
          </w:tcPr>
          <w:p w14:paraId="2AA3B5C3" w14:textId="77777777" w:rsidR="00C100C2" w:rsidRPr="00C100C2" w:rsidRDefault="00C100C2" w:rsidP="00C100C2">
            <w:pPr>
              <w:adjustRightInd w:val="0"/>
              <w:snapToGrid w:val="0"/>
              <w:spacing w:line="260" w:lineRule="atLeast"/>
              <w:jc w:val="center"/>
              <w:rPr>
                <w:rFonts w:eastAsia="Times New Roman" w:cs="Calibri"/>
                <w:b/>
                <w:bCs/>
                <w:szCs w:val="18"/>
              </w:rPr>
            </w:pPr>
            <w:r w:rsidRPr="00C100C2">
              <w:rPr>
                <w:rFonts w:eastAsia="Times New Roman" w:cs="Calibri"/>
                <w:b/>
                <w:bCs/>
              </w:rPr>
              <w:t>Status</w:t>
            </w:r>
          </w:p>
        </w:tc>
      </w:tr>
      <w:tr w:rsidR="00C100C2" w:rsidRPr="00C100C2" w14:paraId="247CFB77" w14:textId="77777777" w:rsidTr="008923F8">
        <w:tc>
          <w:tcPr>
            <w:tcW w:w="1256" w:type="pct"/>
            <w:vAlign w:val="center"/>
            <w:hideMark/>
          </w:tcPr>
          <w:p w14:paraId="7DF923CD"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Gait measured before the fall-outcome window</w:t>
            </w:r>
          </w:p>
        </w:tc>
        <w:tc>
          <w:tcPr>
            <w:tcW w:w="1326" w:type="pct"/>
            <w:vAlign w:val="center"/>
            <w:hideMark/>
          </w:tcPr>
          <w:p w14:paraId="59DF5C0B"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Distinguishes prognosis from detection or classification of past falls [14,15]</w:t>
            </w:r>
          </w:p>
        </w:tc>
        <w:tc>
          <w:tcPr>
            <w:tcW w:w="764" w:type="pct"/>
            <w:vAlign w:val="center"/>
            <w:hideMark/>
          </w:tcPr>
          <w:p w14:paraId="68DAF37A"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47</w:t>
            </w:r>
          </w:p>
        </w:tc>
        <w:tc>
          <w:tcPr>
            <w:tcW w:w="816" w:type="pct"/>
            <w:vAlign w:val="center"/>
            <w:hideMark/>
          </w:tcPr>
          <w:p w14:paraId="32BB7539"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37</w:t>
            </w:r>
          </w:p>
        </w:tc>
        <w:tc>
          <w:tcPr>
            <w:tcW w:w="837" w:type="pct"/>
            <w:vAlign w:val="center"/>
            <w:hideMark/>
          </w:tcPr>
          <w:p w14:paraId="5C8CE6BE"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Satisfied in ≥2 families</w:t>
            </w:r>
          </w:p>
        </w:tc>
      </w:tr>
      <w:tr w:rsidR="00C100C2" w:rsidRPr="00C100C2" w14:paraId="4F5004A9" w14:textId="77777777" w:rsidTr="008923F8">
        <w:tc>
          <w:tcPr>
            <w:tcW w:w="1256" w:type="pct"/>
            <w:vAlign w:val="center"/>
            <w:hideMark/>
          </w:tcPr>
          <w:p w14:paraId="69C7C20B"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Performance estimated beyond the development data (internal validation, hold-out, or prospective evaluation)</w:t>
            </w:r>
          </w:p>
        </w:tc>
        <w:tc>
          <w:tcPr>
            <w:tcW w:w="1326" w:type="pct"/>
            <w:vAlign w:val="center"/>
            <w:hideMark/>
          </w:tcPr>
          <w:p w14:paraId="2F6C1A95"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Apparent performance is optimistic; resampling or new data quantify optimism [14,15]</w:t>
            </w:r>
          </w:p>
        </w:tc>
        <w:tc>
          <w:tcPr>
            <w:tcW w:w="764" w:type="pct"/>
            <w:vAlign w:val="center"/>
            <w:hideMark/>
          </w:tcPr>
          <w:p w14:paraId="61447FE6"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28</w:t>
            </w:r>
          </w:p>
        </w:tc>
        <w:tc>
          <w:tcPr>
            <w:tcW w:w="816" w:type="pct"/>
            <w:vAlign w:val="center"/>
            <w:hideMark/>
          </w:tcPr>
          <w:p w14:paraId="1BEB761F"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22</w:t>
            </w:r>
          </w:p>
        </w:tc>
        <w:tc>
          <w:tcPr>
            <w:tcW w:w="837" w:type="pct"/>
            <w:vAlign w:val="center"/>
            <w:hideMark/>
          </w:tcPr>
          <w:p w14:paraId="331F3564"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Satisfied in ≥2 families</w:t>
            </w:r>
          </w:p>
        </w:tc>
      </w:tr>
      <w:tr w:rsidR="00C100C2" w:rsidRPr="00C100C2" w14:paraId="78103F2E" w14:textId="77777777" w:rsidTr="008923F8">
        <w:tc>
          <w:tcPr>
            <w:tcW w:w="1256" w:type="pct"/>
            <w:vAlign w:val="center"/>
            <w:hideMark/>
          </w:tcPr>
          <w:p w14:paraId="4BCF9E3C"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Prospective evaluation of a fixed model or score without refitting</w:t>
            </w:r>
          </w:p>
        </w:tc>
        <w:tc>
          <w:tcPr>
            <w:tcW w:w="1326" w:type="pct"/>
            <w:vAlign w:val="center"/>
            <w:hideMark/>
          </w:tcPr>
          <w:p w14:paraId="76F651A4"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Tests the model as it would be used, without re-estimation in the evaluation data [15]</w:t>
            </w:r>
          </w:p>
        </w:tc>
        <w:tc>
          <w:tcPr>
            <w:tcW w:w="764" w:type="pct"/>
            <w:vAlign w:val="center"/>
            <w:hideMark/>
          </w:tcPr>
          <w:p w14:paraId="62A6E55B"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5</w:t>
            </w:r>
          </w:p>
        </w:tc>
        <w:tc>
          <w:tcPr>
            <w:tcW w:w="816" w:type="pct"/>
            <w:vAlign w:val="center"/>
            <w:hideMark/>
          </w:tcPr>
          <w:p w14:paraId="37B9B9BD"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5</w:t>
            </w:r>
          </w:p>
        </w:tc>
        <w:tc>
          <w:tcPr>
            <w:tcW w:w="837" w:type="pct"/>
            <w:vAlign w:val="center"/>
            <w:hideMark/>
          </w:tcPr>
          <w:p w14:paraId="6B174DCA"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Satisfied in ≥2 families</w:t>
            </w:r>
          </w:p>
        </w:tc>
      </w:tr>
      <w:tr w:rsidR="00C100C2" w:rsidRPr="00C100C2" w14:paraId="4BDE2068" w14:textId="77777777" w:rsidTr="008923F8">
        <w:tc>
          <w:tcPr>
            <w:tcW w:w="1256" w:type="pct"/>
            <w:vAlign w:val="center"/>
            <w:hideMark/>
          </w:tcPr>
          <w:p w14:paraId="2254D135"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Independent-cohort evaluation of a published model with original coefficients</w:t>
            </w:r>
          </w:p>
        </w:tc>
        <w:tc>
          <w:tcPr>
            <w:tcW w:w="1326" w:type="pct"/>
            <w:vAlign w:val="center"/>
            <w:hideMark/>
          </w:tcPr>
          <w:p w14:paraId="2AEA9DB8"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Tests transportability of the model equation to different participants and settings [15,25]</w:t>
            </w:r>
          </w:p>
        </w:tc>
        <w:tc>
          <w:tcPr>
            <w:tcW w:w="764" w:type="pct"/>
            <w:vAlign w:val="center"/>
            <w:hideMark/>
          </w:tcPr>
          <w:p w14:paraId="05B16FEB"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1</w:t>
            </w:r>
          </w:p>
        </w:tc>
        <w:tc>
          <w:tcPr>
            <w:tcW w:w="816" w:type="pct"/>
            <w:vAlign w:val="center"/>
            <w:hideMark/>
          </w:tcPr>
          <w:p w14:paraId="031F3635"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1</w:t>
            </w:r>
          </w:p>
        </w:tc>
        <w:tc>
          <w:tcPr>
            <w:tcW w:w="837" w:type="pct"/>
            <w:vAlign w:val="center"/>
            <w:hideMark/>
          </w:tcPr>
          <w:p w14:paraId="5F6F4CB2"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Satisfied in one family only</w:t>
            </w:r>
          </w:p>
        </w:tc>
      </w:tr>
      <w:tr w:rsidR="00C100C2" w:rsidRPr="00C100C2" w14:paraId="25EF6ECC" w14:textId="77777777" w:rsidTr="008923F8">
        <w:tc>
          <w:tcPr>
            <w:tcW w:w="1256" w:type="pct"/>
            <w:vAlign w:val="center"/>
            <w:hideMark/>
          </w:tcPr>
          <w:p w14:paraId="238E1B29"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Faithful replication of the complete sensor-to-model pipeline in an independent cohort</w:t>
            </w:r>
          </w:p>
        </w:tc>
        <w:tc>
          <w:tcPr>
            <w:tcW w:w="1326" w:type="pct"/>
            <w:vAlign w:val="center"/>
            <w:hideMark/>
          </w:tcPr>
          <w:p w14:paraId="1DB4C485"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Sensor-derived predictors depend on hardware, placement, acquisition, and processing [6,14]</w:t>
            </w:r>
          </w:p>
        </w:tc>
        <w:tc>
          <w:tcPr>
            <w:tcW w:w="764" w:type="pct"/>
            <w:vAlign w:val="center"/>
            <w:hideMark/>
          </w:tcPr>
          <w:p w14:paraId="3AE3E6E0"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16" w:type="pct"/>
            <w:vAlign w:val="center"/>
            <w:hideMark/>
          </w:tcPr>
          <w:p w14:paraId="541D00EE"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37" w:type="pct"/>
            <w:vAlign w:val="center"/>
            <w:hideMark/>
          </w:tcPr>
          <w:p w14:paraId="77B99754"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Assessed but not satisfied</w:t>
            </w:r>
          </w:p>
        </w:tc>
      </w:tr>
      <w:tr w:rsidR="00C100C2" w:rsidRPr="00C100C2" w14:paraId="67A7BD56" w14:textId="77777777" w:rsidTr="008923F8">
        <w:tc>
          <w:tcPr>
            <w:tcW w:w="1256" w:type="pct"/>
            <w:vAlign w:val="center"/>
            <w:hideMark/>
          </w:tcPr>
          <w:p w14:paraId="6D7A568F"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Evaluation in two or more independent cohorts</w:t>
            </w:r>
          </w:p>
        </w:tc>
        <w:tc>
          <w:tcPr>
            <w:tcW w:w="1326" w:type="pct"/>
            <w:vAlign w:val="center"/>
            <w:hideMark/>
          </w:tcPr>
          <w:p w14:paraId="09578C9C"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Provides evidence on reproducibility and between-cohort variation [24,25]</w:t>
            </w:r>
          </w:p>
        </w:tc>
        <w:tc>
          <w:tcPr>
            <w:tcW w:w="764" w:type="pct"/>
            <w:vAlign w:val="center"/>
            <w:hideMark/>
          </w:tcPr>
          <w:p w14:paraId="7EB9FC6F"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16" w:type="pct"/>
            <w:vAlign w:val="center"/>
            <w:hideMark/>
          </w:tcPr>
          <w:p w14:paraId="40161E44"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37" w:type="pct"/>
            <w:vAlign w:val="center"/>
            <w:hideMark/>
          </w:tcPr>
          <w:p w14:paraId="2B93FEEE"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Not assessed in any report</w:t>
            </w:r>
          </w:p>
        </w:tc>
      </w:tr>
      <w:tr w:rsidR="00C100C2" w:rsidRPr="00C100C2" w14:paraId="688F7F1E" w14:textId="77777777" w:rsidTr="008923F8">
        <w:tc>
          <w:tcPr>
            <w:tcW w:w="1256" w:type="pct"/>
            <w:vAlign w:val="center"/>
            <w:hideMark/>
          </w:tcPr>
          <w:p w14:paraId="29177405"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lastRenderedPageBreak/>
              <w:t>Calibration intercept and slope reported</w:t>
            </w:r>
          </w:p>
        </w:tc>
        <w:tc>
          <w:tcPr>
            <w:tcW w:w="1326" w:type="pct"/>
            <w:vAlign w:val="center"/>
            <w:hideMark/>
          </w:tcPr>
          <w:p w14:paraId="03CAAD40"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Discrimination does not show whether predicted risks are accurate [26]</w:t>
            </w:r>
          </w:p>
        </w:tc>
        <w:tc>
          <w:tcPr>
            <w:tcW w:w="764" w:type="pct"/>
            <w:vAlign w:val="center"/>
            <w:hideMark/>
          </w:tcPr>
          <w:p w14:paraId="11652407"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1</w:t>
            </w:r>
          </w:p>
        </w:tc>
        <w:tc>
          <w:tcPr>
            <w:tcW w:w="816" w:type="pct"/>
            <w:vAlign w:val="center"/>
            <w:hideMark/>
          </w:tcPr>
          <w:p w14:paraId="7023E7B9"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1</w:t>
            </w:r>
          </w:p>
        </w:tc>
        <w:tc>
          <w:tcPr>
            <w:tcW w:w="837" w:type="pct"/>
            <w:vAlign w:val="center"/>
            <w:hideMark/>
          </w:tcPr>
          <w:p w14:paraId="2C7D937A"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Satisfied in one family only</w:t>
            </w:r>
          </w:p>
        </w:tc>
      </w:tr>
      <w:tr w:rsidR="00C100C2" w:rsidRPr="00C100C2" w14:paraId="02B9288E" w14:textId="77777777" w:rsidTr="008923F8">
        <w:tc>
          <w:tcPr>
            <w:tcW w:w="1256" w:type="pct"/>
            <w:vAlign w:val="center"/>
            <w:hideMark/>
          </w:tcPr>
          <w:p w14:paraId="640C8CE5"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Calibration plot presented</w:t>
            </w:r>
          </w:p>
        </w:tc>
        <w:tc>
          <w:tcPr>
            <w:tcW w:w="1326" w:type="pct"/>
            <w:vAlign w:val="center"/>
            <w:hideMark/>
          </w:tcPr>
          <w:p w14:paraId="508615B7"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Shows miscalibration across the range of predicted risk [26]</w:t>
            </w:r>
          </w:p>
        </w:tc>
        <w:tc>
          <w:tcPr>
            <w:tcW w:w="764" w:type="pct"/>
            <w:vAlign w:val="center"/>
            <w:hideMark/>
          </w:tcPr>
          <w:p w14:paraId="42FBF63B"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16" w:type="pct"/>
            <w:vAlign w:val="center"/>
            <w:hideMark/>
          </w:tcPr>
          <w:p w14:paraId="57220CB9"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37" w:type="pct"/>
            <w:vAlign w:val="center"/>
            <w:hideMark/>
          </w:tcPr>
          <w:p w14:paraId="504F067F"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Not assessed in any report</w:t>
            </w:r>
          </w:p>
        </w:tc>
      </w:tr>
      <w:tr w:rsidR="00C100C2" w:rsidRPr="00C100C2" w14:paraId="78DD1891" w14:textId="77777777" w:rsidTr="008923F8">
        <w:tc>
          <w:tcPr>
            <w:tcW w:w="1256" w:type="pct"/>
            <w:vAlign w:val="center"/>
            <w:hideMark/>
          </w:tcPr>
          <w:p w14:paraId="14559114" w14:textId="0DFCEDC3" w:rsidR="00C100C2" w:rsidRPr="00566E0C" w:rsidRDefault="00C100C2" w:rsidP="00C100C2">
            <w:pPr>
              <w:adjustRightInd w:val="0"/>
              <w:snapToGrid w:val="0"/>
              <w:spacing w:line="260" w:lineRule="atLeast"/>
              <w:jc w:val="center"/>
              <w:rPr>
                <w:rFonts w:eastAsia="Times New Roman" w:cs="Calibri"/>
                <w:szCs w:val="18"/>
              </w:rPr>
            </w:pPr>
            <w:r w:rsidRPr="00566E0C">
              <w:rPr>
                <w:rFonts w:eastAsia="Times New Roman" w:cs="Calibri"/>
              </w:rPr>
              <w:t>Decision</w:t>
            </w:r>
            <w:ins w:id="329" w:author="English Editor" w:date="2026-10-22T09:58:00Z" w16du:dateUtc="2026-10-22T13:58:00Z">
              <w:r w:rsidR="00B56B96">
                <w:rPr>
                  <w:rFonts w:eastAsia="Times New Roman" w:cs="Calibri"/>
                </w:rPr>
                <w:t xml:space="preserve"> </w:t>
              </w:r>
            </w:ins>
            <w:del w:id="330" w:author="English Editor" w:date="2026-10-22T09:58:00Z" w16du:dateUtc="2026-10-22T13:58:00Z">
              <w:r w:rsidRPr="00566E0C" w:rsidDel="00B56B96">
                <w:rPr>
                  <w:rFonts w:eastAsia="Times New Roman" w:cs="Calibri"/>
                </w:rPr>
                <w:delText>-</w:delText>
              </w:r>
            </w:del>
            <w:r w:rsidRPr="00566E0C">
              <w:rPr>
                <w:rFonts w:eastAsia="Times New Roman" w:cs="Calibri"/>
              </w:rPr>
              <w:t>curve or net</w:t>
            </w:r>
            <w:ins w:id="331" w:author="English Editor" w:date="2026-10-22T09:57:00Z" w16du:dateUtc="2026-10-22T13:57:00Z">
              <w:r w:rsidR="00B56B96">
                <w:rPr>
                  <w:rFonts w:eastAsia="Times New Roman" w:cs="Calibri"/>
                </w:rPr>
                <w:t xml:space="preserve"> </w:t>
              </w:r>
            </w:ins>
            <w:del w:id="332" w:author="English Editor" w:date="2026-10-22T09:57:00Z" w16du:dateUtc="2026-10-22T13:57:00Z">
              <w:r w:rsidRPr="00566E0C" w:rsidDel="00B56B96">
                <w:rPr>
                  <w:rFonts w:eastAsia="Times New Roman" w:cs="Calibri"/>
                </w:rPr>
                <w:delText>-</w:delText>
              </w:r>
            </w:del>
            <w:r w:rsidRPr="00566E0C">
              <w:rPr>
                <w:rFonts w:eastAsia="Times New Roman" w:cs="Calibri"/>
              </w:rPr>
              <w:t>benefit analysis at prespecified thresholds</w:t>
            </w:r>
          </w:p>
        </w:tc>
        <w:tc>
          <w:tcPr>
            <w:tcW w:w="1326" w:type="pct"/>
            <w:vAlign w:val="center"/>
            <w:hideMark/>
          </w:tcPr>
          <w:p w14:paraId="31AB564E" w14:textId="77777777" w:rsidR="00C100C2" w:rsidRPr="00566E0C" w:rsidRDefault="00C100C2" w:rsidP="00C100C2">
            <w:pPr>
              <w:adjustRightInd w:val="0"/>
              <w:snapToGrid w:val="0"/>
              <w:spacing w:line="260" w:lineRule="atLeast"/>
              <w:jc w:val="center"/>
              <w:rPr>
                <w:rFonts w:eastAsia="Times New Roman" w:cs="Calibri"/>
                <w:szCs w:val="18"/>
              </w:rPr>
            </w:pPr>
            <w:r w:rsidRPr="00566E0C">
              <w:rPr>
                <w:rFonts w:eastAsia="Times New Roman" w:cs="Calibri"/>
              </w:rPr>
              <w:t>Shows whether model-based decisions offer net benefit over default strategies [27]</w:t>
            </w:r>
          </w:p>
        </w:tc>
        <w:tc>
          <w:tcPr>
            <w:tcW w:w="764" w:type="pct"/>
            <w:vAlign w:val="center"/>
            <w:hideMark/>
          </w:tcPr>
          <w:p w14:paraId="151AB4FF"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16" w:type="pct"/>
            <w:vAlign w:val="center"/>
            <w:hideMark/>
          </w:tcPr>
          <w:p w14:paraId="3C9E5921"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37" w:type="pct"/>
            <w:vAlign w:val="center"/>
            <w:hideMark/>
          </w:tcPr>
          <w:p w14:paraId="21CE0D33"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Not assessed in any report</w:t>
            </w:r>
          </w:p>
        </w:tc>
      </w:tr>
      <w:tr w:rsidR="00C100C2" w:rsidRPr="00C100C2" w14:paraId="4E902850" w14:textId="77777777" w:rsidTr="008923F8">
        <w:tc>
          <w:tcPr>
            <w:tcW w:w="1256" w:type="pct"/>
            <w:vAlign w:val="center"/>
            <w:hideMark/>
          </w:tcPr>
          <w:p w14:paraId="550477F9"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Low overall domain-level risk-of-bias judgment (PROBAST+AI Part B)</w:t>
            </w:r>
          </w:p>
        </w:tc>
        <w:tc>
          <w:tcPr>
            <w:tcW w:w="1326" w:type="pct"/>
            <w:vAlign w:val="center"/>
            <w:hideMark/>
          </w:tcPr>
          <w:p w14:paraId="277B6AB1"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Evaluations at high risk of bias cannot support deployment decisions [14]</w:t>
            </w:r>
          </w:p>
        </w:tc>
        <w:tc>
          <w:tcPr>
            <w:tcW w:w="764" w:type="pct"/>
            <w:vAlign w:val="center"/>
            <w:hideMark/>
          </w:tcPr>
          <w:p w14:paraId="44B8DCF8"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16" w:type="pct"/>
            <w:vAlign w:val="center"/>
            <w:hideMark/>
          </w:tcPr>
          <w:p w14:paraId="0301F9AD"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37" w:type="pct"/>
            <w:vAlign w:val="center"/>
            <w:hideMark/>
          </w:tcPr>
          <w:p w14:paraId="7DD424AE"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Assessed but not satisfied</w:t>
            </w:r>
          </w:p>
        </w:tc>
      </w:tr>
      <w:tr w:rsidR="00C100C2" w:rsidRPr="00C100C2" w14:paraId="019A3FBB" w14:textId="77777777" w:rsidTr="008923F8">
        <w:tc>
          <w:tcPr>
            <w:tcW w:w="1256" w:type="pct"/>
            <w:vAlign w:val="center"/>
            <w:hideMark/>
          </w:tcPr>
          <w:p w14:paraId="0B6774A2"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Impact on clinical decisions or fall outcomes evaluated</w:t>
            </w:r>
          </w:p>
        </w:tc>
        <w:tc>
          <w:tcPr>
            <w:tcW w:w="1326" w:type="pct"/>
            <w:vAlign w:val="center"/>
            <w:hideMark/>
          </w:tcPr>
          <w:p w14:paraId="1AF23017"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Final step before routine use; requires comparative impact studies [15]</w:t>
            </w:r>
          </w:p>
        </w:tc>
        <w:tc>
          <w:tcPr>
            <w:tcW w:w="764" w:type="pct"/>
            <w:vAlign w:val="center"/>
            <w:hideMark/>
          </w:tcPr>
          <w:p w14:paraId="582B8F89"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16" w:type="pct"/>
            <w:vAlign w:val="center"/>
            <w:hideMark/>
          </w:tcPr>
          <w:p w14:paraId="1A2E68EB"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0</w:t>
            </w:r>
          </w:p>
        </w:tc>
        <w:tc>
          <w:tcPr>
            <w:tcW w:w="837" w:type="pct"/>
            <w:vAlign w:val="center"/>
            <w:hideMark/>
          </w:tcPr>
          <w:p w14:paraId="017BB34D" w14:textId="77777777" w:rsidR="00C100C2" w:rsidRPr="00C100C2" w:rsidRDefault="00C100C2" w:rsidP="00C100C2">
            <w:pPr>
              <w:adjustRightInd w:val="0"/>
              <w:snapToGrid w:val="0"/>
              <w:spacing w:line="260" w:lineRule="atLeast"/>
              <w:jc w:val="center"/>
              <w:rPr>
                <w:rFonts w:eastAsia="Times New Roman" w:cs="Calibri"/>
                <w:szCs w:val="18"/>
              </w:rPr>
            </w:pPr>
            <w:r w:rsidRPr="00C100C2">
              <w:rPr>
                <w:rFonts w:eastAsia="Times New Roman" w:cs="Calibri"/>
              </w:rPr>
              <w:t>Not assessed in any report</w:t>
            </w:r>
          </w:p>
        </w:tc>
      </w:tr>
    </w:tbl>
    <w:p w14:paraId="53B29D6F" w14:textId="524DC5F1" w:rsidR="00C8142B" w:rsidRPr="00AA69D6" w:rsidRDefault="001D7585" w:rsidP="00AA69D6">
      <w:pPr>
        <w:pStyle w:val="MDPI43tablefooter"/>
        <w:spacing w:after="240"/>
        <w:rPr>
          <w:rFonts w:cs="Times New Roman"/>
          <w:snapToGrid w:val="0"/>
          <w:szCs w:val="18"/>
          <w14:ligatures w14:val="standardContextual"/>
        </w:rPr>
      </w:pPr>
      <w:r w:rsidRPr="00AA69D6">
        <w:rPr>
          <w:rFonts w:cs="Times New Roman"/>
          <w:snapToGrid w:val="0"/>
          <w:szCs w:val="18"/>
          <w14:ligatures w14:val="standardContextual"/>
        </w:rPr>
        <w:t>Status rules: “satisfied in ≥2 families”, criterion met in at least two independent</w:t>
      </w:r>
      <w:ins w:id="333" w:author="English Editor" w:date="2026-10-22T09:59:00Z" w16du:dateUtc="2026-10-22T13:59:00Z">
        <w:r w:rsidR="00B56B96">
          <w:rPr>
            <w:rFonts w:cs="Times New Roman"/>
            <w:snapToGrid w:val="0"/>
            <w:szCs w:val="18"/>
            <w14:ligatures w14:val="standardContextual"/>
          </w:rPr>
          <w:t>-</w:t>
        </w:r>
      </w:ins>
      <w:del w:id="334" w:author="English Editor" w:date="2026-10-22T09:59:00Z" w16du:dateUtc="2026-10-22T13:59:00Z">
        <w:r w:rsidRPr="00AA69D6" w:rsidDel="00B56B96">
          <w:rPr>
            <w:rFonts w:cs="Times New Roman"/>
            <w:snapToGrid w:val="0"/>
            <w:szCs w:val="18"/>
            <w14:ligatures w14:val="standardContextual"/>
          </w:rPr>
          <w:delText xml:space="preserve"> </w:delText>
        </w:r>
      </w:del>
      <w:r w:rsidRPr="00AA69D6">
        <w:rPr>
          <w:rFonts w:cs="Times New Roman"/>
          <w:snapToGrid w:val="0"/>
          <w:szCs w:val="18"/>
          <w14:ligatures w14:val="standardContextual"/>
        </w:rPr>
        <w:t xml:space="preserve">cohort families (irrespective of risk of bias); “satisfied in one family only”; “assessed but not satisfied”, attempted or appraised in at least one report without meeting the criterion; “not assessed in any report”. Readiness is a review-specific descriptive construct, not a validated instrument, and is distinct from certainty of </w:t>
      </w:r>
      <w:r w:rsidRPr="00566E0C">
        <w:rPr>
          <w:rFonts w:cs="Times New Roman"/>
          <w:snapToGrid w:val="0"/>
          <w:szCs w:val="18"/>
          <w14:ligatures w14:val="standardContextual"/>
        </w:rPr>
        <w:t xml:space="preserve">evidence (Section 2.9). Prospective fixed-model evaluations include the independent-cohort evaluation. Counts refer to all reports and </w:t>
      </w:r>
      <w:r w:rsidRPr="00AA69D6">
        <w:rPr>
          <w:rFonts w:cs="Times New Roman"/>
          <w:snapToGrid w:val="0"/>
          <w:szCs w:val="18"/>
          <w14:ligatures w14:val="standardContextual"/>
        </w:rPr>
        <w:t>families meeting each criterion in any analysis and therefore differ from the validation-stage counts in Table 3, which classify only the representative AUC of each family.</w:t>
      </w:r>
    </w:p>
    <w:p w14:paraId="064E84B8" w14:textId="77777777" w:rsidR="00C8142B" w:rsidRPr="00AA69D6" w:rsidRDefault="001D7585" w:rsidP="00AA69D6">
      <w:pPr>
        <w:pStyle w:val="MDPI21heading1"/>
        <w:rPr>
          <w:szCs w:val="24"/>
          <w14:ligatures w14:val="standardContextual"/>
        </w:rPr>
      </w:pPr>
      <w:r w:rsidRPr="00AA69D6">
        <w:rPr>
          <w:szCs w:val="24"/>
          <w14:ligatures w14:val="standardContextual"/>
        </w:rPr>
        <w:t>4. Discussion</w:t>
      </w:r>
    </w:p>
    <w:p w14:paraId="0D462EB6" w14:textId="77777777" w:rsidR="00C8142B" w:rsidRPr="00AA69D6" w:rsidRDefault="001D7585" w:rsidP="00AA69D6">
      <w:pPr>
        <w:pStyle w:val="MDPI22heading2"/>
        <w:rPr>
          <w:noProof w:val="0"/>
          <w:szCs w:val="20"/>
          <w14:ligatures w14:val="standardContextual"/>
        </w:rPr>
      </w:pPr>
      <w:r w:rsidRPr="00AA69D6">
        <w:rPr>
          <w:noProof w:val="0"/>
          <w:szCs w:val="20"/>
          <w14:ligatures w14:val="standardContextual"/>
        </w:rPr>
        <w:t>4.1. Principal Findings</w:t>
      </w:r>
    </w:p>
    <w:p w14:paraId="587AA181" w14:textId="77FBCB1A" w:rsidR="00C8142B" w:rsidRPr="00AA69D6" w:rsidRDefault="001D7585">
      <w:pPr>
        <w:pStyle w:val="MDPI31text"/>
        <w:rPr>
          <w:szCs w:val="20"/>
          <w14:ligatures w14:val="standardContextual"/>
        </w:rPr>
      </w:pPr>
      <w:r w:rsidRPr="00AA69D6">
        <w:rPr>
          <w:szCs w:val="20"/>
          <w14:ligatures w14:val="standardContextual"/>
        </w:rPr>
        <w:t>This systematic review of 47 reports from 37 cohort families found that wearable- and vision-derived gait measures discriminated future fallers from non-fallers to a highly variable degree (representative AUCs 0.51–0.99), almost entirely in development and internal</w:t>
      </w:r>
      <w:ins w:id="335" w:author="English Editor" w:date="2026-10-22T08:06:00Z" w16du:dateUtc="2026-10-22T12:06:00Z">
        <w:r w:rsidR="004652F0">
          <w:rPr>
            <w:szCs w:val="20"/>
            <w14:ligatures w14:val="standardContextual"/>
          </w:rPr>
          <w:t xml:space="preserve"> </w:t>
        </w:r>
      </w:ins>
      <w:del w:id="336" w:author="English Editor" w:date="2026-10-22T08:06:00Z" w16du:dateUtc="2026-10-22T12:06:00Z">
        <w:r w:rsidRPr="00AA69D6" w:rsidDel="004652F0">
          <w:rPr>
            <w:szCs w:val="20"/>
            <w14:ligatures w14:val="standardContextual"/>
          </w:rPr>
          <w:delText>-</w:delText>
        </w:r>
      </w:del>
      <w:r w:rsidRPr="00AA69D6">
        <w:rPr>
          <w:szCs w:val="20"/>
          <w14:ligatures w14:val="standardContextual"/>
        </w:rPr>
        <w:t>validation analyses. Several models added discrimination to fall history or brief clinical tests in the same data, but these increments were not optimism-corrected. Interpretation is limited by pervasive high risk of bias (all 37 complete-article evaluations high; 10 reports without complete-article access not evaluable), extreme event sparsity (six representative estimates based on 15 or fewer fallers), limited independent external validation (one independent-cohort evaluation, with AUCs of 0.49–0.59), and missing calibration reporting (</w:t>
      </w:r>
      <w:ins w:id="337" w:author="English Editor" w:date="2026-10-22T09:21:00Z" w16du:dateUtc="2026-10-22T13:21:00Z">
        <w:r w:rsidR="00206067">
          <w:rPr>
            <w:szCs w:val="20"/>
            <w14:ligatures w14:val="standardContextual"/>
          </w:rPr>
          <w:t>one</w:t>
        </w:r>
      </w:ins>
      <w:del w:id="338" w:author="English Editor" w:date="2026-10-22T09:21:00Z" w16du:dateUtc="2026-10-22T13:21:00Z">
        <w:r w:rsidRPr="00AA69D6" w:rsidDel="00206067">
          <w:rPr>
            <w:szCs w:val="20"/>
            <w14:ligatures w14:val="standardContextual"/>
          </w:rPr>
          <w:delText>1</w:delText>
        </w:r>
      </w:del>
      <w:r w:rsidRPr="00AA69D6">
        <w:rPr>
          <w:szCs w:val="20"/>
          <w14:ligatures w14:val="standardContextual"/>
        </w:rPr>
        <w:t xml:space="preserve"> of 47 reports). The evidence therefore does not establish that any wearable- or vision-based model is ready for routine clinical deployment.</w:t>
      </w:r>
    </w:p>
    <w:p w14:paraId="7392C433" w14:textId="77777777" w:rsidR="00C8142B" w:rsidRPr="00AA69D6" w:rsidRDefault="001D7585" w:rsidP="00AA69D6">
      <w:pPr>
        <w:pStyle w:val="MDPI22heading2"/>
        <w:spacing w:before="240"/>
        <w:rPr>
          <w:noProof w:val="0"/>
          <w:szCs w:val="20"/>
          <w14:ligatures w14:val="standardContextual"/>
        </w:rPr>
      </w:pPr>
      <w:r w:rsidRPr="00AA69D6">
        <w:rPr>
          <w:noProof w:val="0"/>
          <w:szCs w:val="20"/>
          <w14:ligatures w14:val="standardContextual"/>
        </w:rPr>
        <w:t>4.2. Comparison with Previous Reviews</w:t>
      </w:r>
    </w:p>
    <w:p w14:paraId="607DDFC5" w14:textId="2234ED72" w:rsidR="00C8142B" w:rsidRPr="00AA69D6" w:rsidRDefault="001D7585">
      <w:pPr>
        <w:pStyle w:val="MDPI31text"/>
        <w:rPr>
          <w:szCs w:val="20"/>
          <w14:ligatures w14:val="standardContextual"/>
        </w:rPr>
      </w:pPr>
      <w:r w:rsidRPr="00AA69D6">
        <w:rPr>
          <w:szCs w:val="20"/>
          <w14:ligatures w14:val="standardContextual"/>
        </w:rPr>
        <w:t xml:space="preserve">Earlier reviews documented the promise of inertial sensors for characterizing fallers and warned that small samples and flexible </w:t>
      </w:r>
      <w:r w:rsidR="00405D77" w:rsidRPr="00AA69D6">
        <w:rPr>
          <w:szCs w:val="20"/>
          <w14:ligatures w14:val="standardContextual"/>
        </w:rPr>
        <w:t>modeling</w:t>
      </w:r>
      <w:r w:rsidRPr="00AA69D6">
        <w:rPr>
          <w:szCs w:val="20"/>
          <w14:ligatures w14:val="standardContextual"/>
        </w:rPr>
        <w:t xml:space="preserve"> may inflate reported accuracy [4,5,7]. Subsequent reviews broadened this picture: a systematic review of 54 studies of automatic wearable monitoring included fall-risk targets defined by retrospective fall history, prospective falls, or clinical scales [9]; a systematic review of 25 studies of wearable fall-risk assessment compared sensor, feature, and model choices descriptively [10]; a scoping review mapped wearable-sensor fall-risk prediction models in community-dwelling older adults [11]; and a scoping review of computer vision applied to conventional gait video</w:t>
      </w:r>
      <w:ins w:id="339" w:author="English Editor" w:date="2026-10-22T09:19:00Z" w16du:dateUtc="2026-10-22T13:19:00Z">
        <w:r w:rsidR="00206067">
          <w:rPr>
            <w:szCs w:val="20"/>
            <w14:ligatures w14:val="standardContextual"/>
          </w:rPr>
          <w:t>s</w:t>
        </w:r>
      </w:ins>
      <w:r w:rsidRPr="00AA69D6">
        <w:rPr>
          <w:szCs w:val="20"/>
          <w14:ligatures w14:val="standardContextual"/>
        </w:rPr>
        <w:t xml:space="preserve"> concluded that the evidence supported technical feasibility and preliminary screening or classification rather than established clinical validity [12]. A 2026 diagnostic</w:t>
      </w:r>
      <w:ins w:id="340" w:author="English Editor" w:date="2026-10-22T08:07:00Z" w16du:dateUtc="2026-10-22T12:07:00Z">
        <w:r w:rsidR="004652F0">
          <w:rPr>
            <w:szCs w:val="20"/>
            <w14:ligatures w14:val="standardContextual"/>
          </w:rPr>
          <w:t xml:space="preserve"> </w:t>
        </w:r>
      </w:ins>
      <w:del w:id="341" w:author="English Editor" w:date="2026-10-22T08:07:00Z" w16du:dateUtc="2026-10-22T12:07:00Z">
        <w:r w:rsidRPr="00AA69D6" w:rsidDel="004652F0">
          <w:rPr>
            <w:szCs w:val="20"/>
            <w14:ligatures w14:val="standardContextual"/>
          </w:rPr>
          <w:delText>-</w:delText>
        </w:r>
      </w:del>
      <w:r w:rsidRPr="00AA69D6">
        <w:rPr>
          <w:szCs w:val="20"/>
          <w14:ligatures w14:val="standardContextual"/>
        </w:rPr>
        <w:t xml:space="preserve">accuracy meta-analysis of 20 wearable studies, 19 of which were prospective, applied a bivariate model to 2 × 2 data reconstructed from reported or digitized accuracy values and reported a summary AUC of 0.85, pooled sensitivity of 0.55, and specificity of 0.89 [13]. </w:t>
      </w:r>
      <w:r w:rsidRPr="00AA69D6">
        <w:rPr>
          <w:szCs w:val="20"/>
          <w14:ligatures w14:val="standardContextual"/>
        </w:rPr>
        <w:lastRenderedPageBreak/>
        <w:t>The present review addresses a different estimand. Rather than pooling accuracy at reported thresholds, it restricted eligibility to individualized prediction of falls occurring after gait measurement, grouped overlapping reports by cohort family, included vision-based as well as wearable sensing, and kept apparent, internally validated, prospective, and independent-cohort estimates separate. Because a summary receiver operating characteristic AUC from a bivariate meta-analysis and an unweighted median of heterogeneous representative AUCs are not exchangeable quantities, their magnitudes should not be compared directly. The distinctive contribution of the present review is instead to show that almost all available performance evidence comes from the development cohorts themselves, which pooled accuracy estimates cannot reveal; the approaches are therefore complementary.</w:t>
      </w:r>
    </w:p>
    <w:p w14:paraId="57FE8386" w14:textId="77777777" w:rsidR="00C8142B" w:rsidRPr="00AA69D6" w:rsidRDefault="001D7585" w:rsidP="00AA69D6">
      <w:pPr>
        <w:pStyle w:val="MDPI22heading2"/>
        <w:spacing w:before="240"/>
        <w:rPr>
          <w:noProof w:val="0"/>
          <w:szCs w:val="20"/>
          <w14:ligatures w14:val="standardContextual"/>
        </w:rPr>
      </w:pPr>
      <w:r w:rsidRPr="00AA69D6">
        <w:rPr>
          <w:noProof w:val="0"/>
          <w:szCs w:val="20"/>
          <w14:ligatures w14:val="standardContextual"/>
        </w:rPr>
        <w:t>4.3. Why Reported Performance May Overstate Clinical Readiness</w:t>
      </w:r>
    </w:p>
    <w:p w14:paraId="5A08884A" w14:textId="2056835F" w:rsidR="00C8142B" w:rsidRPr="00AA69D6" w:rsidRDefault="001D7585">
      <w:pPr>
        <w:pStyle w:val="MDPI31text"/>
        <w:rPr>
          <w:szCs w:val="20"/>
          <w14:ligatures w14:val="standardContextual"/>
        </w:rPr>
      </w:pPr>
      <w:r w:rsidRPr="00AA69D6">
        <w:rPr>
          <w:szCs w:val="20"/>
          <w14:ligatures w14:val="standardContextual"/>
        </w:rPr>
        <w:t xml:space="preserve">Several mechanisms can make reported discrimination optimistic, although this review cannot quantify their individual contributions. First, events were sparse: 24 of 37 cohort families enrolled fewer than 150 participants, and six representative estimates with an exact event count were based on 15 or fewer fallers, far below the sample sizes recommended for stable model development and precise evaluation [25,75]. Second, information can leak between training and test data when repeated windows from one participant are split across partitions or when features are selected on the full dataset before resampling [8]; one included study quantified an increase from 0.65–0.75 to 0.94 [43]. Third, calibration was rarely assessed, although a well-discriminating model can still systematically over- or underestimate risk, which determines whether a threshold-based decision is appropriate [26]. Fourth, no study linked predictions to a clinical action, </w:t>
      </w:r>
      <w:r w:rsidRPr="00BF3E57">
        <w:rPr>
          <w:szCs w:val="20"/>
          <w14:ligatures w14:val="standardContextual"/>
        </w:rPr>
        <w:t>so net benefit at plausible thresholds remains unknown [27]. The lower median AUC in higher event-count bands should be interpreted only as an exploratory, unadjusted, between-</w:t>
      </w:r>
      <w:r w:rsidRPr="00AA69D6">
        <w:rPr>
          <w:szCs w:val="20"/>
          <w14:ligatures w14:val="standardContextual"/>
        </w:rPr>
        <w:t>study (ecological) pattern: it does not demonstrate a small-study effect or any of the mechanisms above</w:t>
      </w:r>
      <w:ins w:id="342" w:author="English Editor" w:date="2026-10-22T09:18:00Z" w16du:dateUtc="2026-10-22T13:18:00Z">
        <w:r w:rsidR="007515A4">
          <w:rPr>
            <w:szCs w:val="20"/>
            <w14:ligatures w14:val="standardContextual"/>
          </w:rPr>
          <w:t>;</w:t>
        </w:r>
      </w:ins>
      <w:del w:id="343" w:author="English Editor" w:date="2026-10-22T09:18:00Z" w16du:dateUtc="2026-10-22T13:18:00Z">
        <w:r w:rsidRPr="00AA69D6" w:rsidDel="007515A4">
          <w:rPr>
            <w:szCs w:val="20"/>
            <w14:ligatures w14:val="standardContextual"/>
          </w:rPr>
          <w:delText>,</w:delText>
        </w:r>
      </w:del>
      <w:r w:rsidRPr="00AA69D6">
        <w:rPr>
          <w:szCs w:val="20"/>
          <w14:ligatures w14:val="standardContextual"/>
        </w:rPr>
        <w:t xml:space="preserve"> it is confounded by differences in population, outcome, horizon, and model</w:t>
      </w:r>
      <w:ins w:id="344" w:author="English Editor" w:date="2026-10-22T09:18:00Z" w16du:dateUtc="2026-10-22T13:18:00Z">
        <w:r w:rsidR="007515A4">
          <w:rPr>
            <w:szCs w:val="20"/>
            <w14:ligatures w14:val="standardContextual"/>
          </w:rPr>
          <w:t>;</w:t>
        </w:r>
      </w:ins>
      <w:del w:id="345" w:author="English Editor" w:date="2026-10-22T09:18:00Z" w16du:dateUtc="2026-10-22T13:18:00Z">
        <w:r w:rsidRPr="00AA69D6" w:rsidDel="007515A4">
          <w:rPr>
            <w:szCs w:val="20"/>
            <w14:ligatures w14:val="standardContextual"/>
          </w:rPr>
          <w:delText>,</w:delText>
        </w:r>
      </w:del>
      <w:r w:rsidRPr="00AA69D6">
        <w:rPr>
          <w:szCs w:val="20"/>
          <w14:ligatures w14:val="standardContextual"/>
        </w:rPr>
        <w:t xml:space="preserve"> and it was not monotonic when the analysis was restricted to complete articles.</w:t>
      </w:r>
    </w:p>
    <w:p w14:paraId="14616C35" w14:textId="77777777" w:rsidR="00C8142B" w:rsidRPr="00AA69D6" w:rsidRDefault="001D7585" w:rsidP="00AA69D6">
      <w:pPr>
        <w:pStyle w:val="MDPI22heading2"/>
        <w:spacing w:before="240"/>
        <w:rPr>
          <w:noProof w:val="0"/>
          <w:szCs w:val="20"/>
          <w14:ligatures w14:val="standardContextual"/>
        </w:rPr>
      </w:pPr>
      <w:r w:rsidRPr="00AA69D6">
        <w:rPr>
          <w:noProof w:val="0"/>
          <w:szCs w:val="20"/>
          <w14:ligatures w14:val="standardContextual"/>
        </w:rPr>
        <w:t>4.4. Technologies, Gait Phenotypes, and Outcomes</w:t>
      </w:r>
    </w:p>
    <w:p w14:paraId="7880E140" w14:textId="7B294231" w:rsidR="00C8142B" w:rsidRPr="00AA69D6" w:rsidRDefault="001D7585">
      <w:pPr>
        <w:pStyle w:val="MDPI31text"/>
        <w:rPr>
          <w:szCs w:val="20"/>
          <w14:ligatures w14:val="standardContextual"/>
        </w:rPr>
      </w:pPr>
      <w:r w:rsidRPr="00AA69D6">
        <w:rPr>
          <w:szCs w:val="20"/>
          <w14:ligatures w14:val="standardContextual"/>
        </w:rPr>
        <w:t>Wearables supported two complementary strategies. Structured instrumented tests quantify turning, transitions, and dynamic stability during a standardized encounter and may suit rapid triage in clinics or emergency departments [22,31,62]. Free-living monitoring captures habitual exposure, variability, and day-to-day walking organization and may suit ongoing surveillance [37,58,67]. Neither strategy was consistently superior. Free-living walking quantity is also ambiguous</w:t>
      </w:r>
      <w:del w:id="346" w:author="English Editor" w:date="2026-10-22T09:15:00Z" w16du:dateUtc="2026-10-22T13:15:00Z">
        <w:r w:rsidRPr="00AA69D6" w:rsidDel="00CF6919">
          <w:rPr>
            <w:szCs w:val="20"/>
            <w14:ligatures w14:val="standardContextual"/>
          </w:rPr>
          <w:delText>,</w:delText>
        </w:r>
      </w:del>
      <w:r w:rsidRPr="00AA69D6">
        <w:rPr>
          <w:szCs w:val="20"/>
          <w14:ligatures w14:val="standardContextual"/>
        </w:rPr>
        <w:t xml:space="preserve"> because more walking may indicate greater capacity but also more exposure to fall opportunities; models should separate vulnerability from exposure. Ambient vision avoids device burden and enables frequently updated risk estimates, but all prospective evidence came from one dementia facility [54,66]; transfer will require validation of both the measurement layer and the prognostic model</w:t>
      </w:r>
      <w:del w:id="347" w:author="English Editor" w:date="2026-10-22T09:15:00Z" w16du:dateUtc="2026-10-22T13:15:00Z">
        <w:r w:rsidRPr="00AA69D6" w:rsidDel="007515A4">
          <w:rPr>
            <w:szCs w:val="20"/>
            <w14:ligatures w14:val="standardContextual"/>
          </w:rPr>
          <w:delText>,</w:delText>
        </w:r>
      </w:del>
      <w:r w:rsidRPr="00AA69D6">
        <w:rPr>
          <w:szCs w:val="20"/>
          <w14:ligatures w14:val="standardContextual"/>
        </w:rPr>
        <w:t xml:space="preserve"> because camera geometry, lighting, occlusion, walking aids, </w:t>
      </w:r>
      <w:r w:rsidRPr="00BF3E57">
        <w:rPr>
          <w:szCs w:val="20"/>
          <w14:ligatures w14:val="standardContextual"/>
        </w:rPr>
        <w:t xml:space="preserve">and software versions can alter predictors before any classifier is applied. More generally, external validation of model coefficients and replication of the complete sensor-to-model pipeline answer different questions: the first asks whether a published equation </w:t>
      </w:r>
      <w:del w:id="348" w:author="English Editor" w:date="2026-10-22T09:16:00Z" w16du:dateUtc="2026-10-22T13:16:00Z">
        <w:r w:rsidRPr="00BF3E57" w:rsidDel="007515A4">
          <w:rPr>
            <w:szCs w:val="20"/>
            <w14:ligatures w14:val="standardContextual"/>
          </w:rPr>
          <w:delText xml:space="preserve">transports </w:delText>
        </w:r>
      </w:del>
      <w:ins w:id="349" w:author="English Editor" w:date="2026-10-22T09:16:00Z" w16du:dateUtc="2026-10-22T13:16:00Z">
        <w:r w:rsidR="007515A4">
          <w:rPr>
            <w:szCs w:val="20"/>
            <w14:ligatures w14:val="standardContextual"/>
          </w:rPr>
          <w:t>translates</w:t>
        </w:r>
        <w:r w:rsidR="007515A4" w:rsidRPr="00BF3E57">
          <w:rPr>
            <w:szCs w:val="20"/>
            <w14:ligatures w14:val="standardContextual"/>
          </w:rPr>
          <w:t xml:space="preserve"> </w:t>
        </w:r>
      </w:ins>
      <w:r w:rsidRPr="00BF3E57">
        <w:rPr>
          <w:szCs w:val="20"/>
          <w14:ligatures w14:val="standardContextual"/>
        </w:rPr>
        <w:t>to new participants</w:t>
      </w:r>
      <w:del w:id="350" w:author="English Editor" w:date="2026-10-22T09:16:00Z" w16du:dateUtc="2026-10-22T13:16:00Z">
        <w:r w:rsidRPr="00BF3E57" w:rsidDel="007515A4">
          <w:rPr>
            <w:szCs w:val="20"/>
            <w14:ligatures w14:val="standardContextual"/>
          </w:rPr>
          <w:delText>,</w:delText>
        </w:r>
      </w:del>
      <w:r w:rsidRPr="00BF3E57">
        <w:rPr>
          <w:szCs w:val="20"/>
          <w14:ligatures w14:val="standardContextual"/>
        </w:rPr>
        <w:t xml:space="preserve"> and the second whether the same hardware, placement, acquisition protocol, and processing reproduce the predictors before the equation is applied. Neither form of evidence is yet adequate: the one independent-cohort evaluation reconstructed predictors with different processing [71], no report evaluated a fixed model across devices or software versions, and within one cohort</w:t>
      </w:r>
      <w:ins w:id="351" w:author="English Editor" w:date="2026-10-22T09:16:00Z" w16du:dateUtc="2026-10-22T13:16:00Z">
        <w:r w:rsidR="007515A4">
          <w:rPr>
            <w:szCs w:val="20"/>
            <w14:ligatures w14:val="standardContextual"/>
          </w:rPr>
          <w:t>,</w:t>
        </w:r>
      </w:ins>
      <w:r w:rsidRPr="00BF3E57">
        <w:rPr>
          <w:szCs w:val="20"/>
          <w14:ligatures w14:val="standardContextual"/>
        </w:rPr>
        <w:t xml:space="preserve"> a change in the gait</w:t>
      </w:r>
      <w:ins w:id="352" w:author="English Editor" w:date="2026-10-22T08:07:00Z" w16du:dateUtc="2026-10-22T12:07:00Z">
        <w:r w:rsidR="004652F0">
          <w:rPr>
            <w:szCs w:val="20"/>
            <w14:ligatures w14:val="standardContextual"/>
          </w:rPr>
          <w:t xml:space="preserve"> </w:t>
        </w:r>
      </w:ins>
      <w:del w:id="353" w:author="English Editor" w:date="2026-10-22T08:07:00Z" w16du:dateUtc="2026-10-22T12:07:00Z">
        <w:r w:rsidRPr="00BF3E57" w:rsidDel="004652F0">
          <w:rPr>
            <w:szCs w:val="20"/>
            <w14:ligatures w14:val="standardContextual"/>
          </w:rPr>
          <w:delText>-</w:delText>
        </w:r>
      </w:del>
      <w:r w:rsidRPr="00BF3E57">
        <w:rPr>
          <w:szCs w:val="20"/>
          <w14:ligatures w14:val="standardContextual"/>
        </w:rPr>
        <w:t xml:space="preserve">estimation algorithm alone changed </w:t>
      </w:r>
      <w:r w:rsidRPr="00AA69D6">
        <w:rPr>
          <w:szCs w:val="20"/>
          <w14:ligatures w14:val="standardContextual"/>
        </w:rPr>
        <w:t xml:space="preserve">discrimination [73]. Finally, predicting a fall within the next week in long-term care, within 6 </w:t>
      </w:r>
      <w:r w:rsidRPr="00AA69D6">
        <w:rPr>
          <w:szCs w:val="20"/>
          <w14:ligatures w14:val="standardContextual"/>
        </w:rPr>
        <w:lastRenderedPageBreak/>
        <w:t>months after emergency discharge, and within 5 years in Parkinson disease are different clinical tasks that warrant different thresholds and separate validation within their own intended-use populations.</w:t>
      </w:r>
    </w:p>
    <w:p w14:paraId="034E56B4" w14:textId="77777777" w:rsidR="00C8142B" w:rsidRPr="00AA69D6" w:rsidRDefault="001D7585" w:rsidP="00AA69D6">
      <w:pPr>
        <w:pStyle w:val="MDPI22heading2"/>
        <w:spacing w:before="240"/>
        <w:rPr>
          <w:noProof w:val="0"/>
          <w:szCs w:val="20"/>
          <w14:ligatures w14:val="standardContextual"/>
        </w:rPr>
      </w:pPr>
      <w:r w:rsidRPr="00AA69D6">
        <w:rPr>
          <w:noProof w:val="0"/>
          <w:szCs w:val="20"/>
          <w14:ligatures w14:val="standardContextual"/>
        </w:rPr>
        <w:t>4.5. Implications for Clinical Practice</w:t>
      </w:r>
    </w:p>
    <w:p w14:paraId="6F60F401" w14:textId="44664C47" w:rsidR="00C8142B" w:rsidRPr="00047E6A" w:rsidRDefault="00CF6919">
      <w:pPr>
        <w:pStyle w:val="MDPI31text"/>
        <w:rPr>
          <w:szCs w:val="20"/>
          <w14:ligatures w14:val="standardContextual"/>
        </w:rPr>
      </w:pPr>
      <w:ins w:id="354" w:author="English Editor" w:date="2026-10-22T09:13:00Z" w16du:dateUtc="2026-10-22T13:13:00Z">
        <w:r>
          <w:rPr>
            <w:szCs w:val="20"/>
            <w14:ligatures w14:val="standardContextual"/>
          </w:rPr>
          <w:t>Based o</w:t>
        </w:r>
      </w:ins>
      <w:del w:id="355" w:author="English Editor" w:date="2026-10-22T09:13:00Z" w16du:dateUtc="2026-10-22T13:13:00Z">
        <w:r w:rsidRPr="00AA69D6" w:rsidDel="00CF6919">
          <w:rPr>
            <w:szCs w:val="20"/>
            <w14:ligatures w14:val="standardContextual"/>
          </w:rPr>
          <w:delText>O</w:delText>
        </w:r>
      </w:del>
      <w:r w:rsidRPr="00AA69D6">
        <w:rPr>
          <w:szCs w:val="20"/>
          <w14:ligatures w14:val="standardContextual"/>
        </w:rPr>
        <w:t>n current evidence, sensor-derived gait measures should complement, not replace, guideline-recommended multifactorial fall-risk assessment [2]. Until a model has been independently validated and calibrated in the intended setting, gait-derived risk estimates should not be used alone to allocate or withhold fall</w:t>
      </w:r>
      <w:ins w:id="356" w:author="English Editor" w:date="2026-10-22T08:07:00Z" w16du:dateUtc="2026-10-22T12:07:00Z">
        <w:r w:rsidR="004652F0">
          <w:rPr>
            <w:szCs w:val="20"/>
            <w14:ligatures w14:val="standardContextual"/>
          </w:rPr>
          <w:t xml:space="preserve"> </w:t>
        </w:r>
      </w:ins>
      <w:del w:id="357" w:author="English Editor" w:date="2026-10-22T08:07:00Z" w16du:dateUtc="2026-10-22T12:07:00Z">
        <w:r w:rsidRPr="00AA69D6" w:rsidDel="004652F0">
          <w:rPr>
            <w:szCs w:val="20"/>
            <w14:ligatures w14:val="standardContextual"/>
          </w:rPr>
          <w:delText>-</w:delText>
        </w:r>
      </w:del>
      <w:r w:rsidRPr="00AA69D6">
        <w:rPr>
          <w:szCs w:val="20"/>
          <w14:ligatures w14:val="standardContextual"/>
        </w:rPr>
        <w:t xml:space="preserve">prevention interventions. Their use in research or further clinical assessment requires evaluation within the intended setting. Clinicians and health systems evaluating commercial fall-risk devices should ask for independent-cohort validation, calibration, performance at the intended decision threshold, and identification of the </w:t>
      </w:r>
      <w:r w:rsidRPr="00047E6A">
        <w:rPr>
          <w:szCs w:val="20"/>
          <w14:ligatures w14:val="standardContextual"/>
        </w:rPr>
        <w:t>device and software version that was evaluated, rather than development-sample accuracy or AUC alone.</w:t>
      </w:r>
    </w:p>
    <w:p w14:paraId="757DC88B" w14:textId="77777777" w:rsidR="00C8142B" w:rsidRPr="00047E6A" w:rsidRDefault="001D7585" w:rsidP="00AA69D6">
      <w:pPr>
        <w:pStyle w:val="MDPI22heading2"/>
        <w:spacing w:before="240"/>
        <w:rPr>
          <w:noProof w:val="0"/>
          <w:szCs w:val="20"/>
          <w14:ligatures w14:val="standardContextual"/>
        </w:rPr>
      </w:pPr>
      <w:r w:rsidRPr="00047E6A">
        <w:rPr>
          <w:noProof w:val="0"/>
          <w:szCs w:val="20"/>
          <w14:ligatures w14:val="standardContextual"/>
        </w:rPr>
        <w:t>4.6. Priorities for Future Research</w:t>
      </w:r>
    </w:p>
    <w:p w14:paraId="758368EA" w14:textId="584E72EE" w:rsidR="00C8142B" w:rsidRPr="00AA69D6" w:rsidRDefault="001D7585">
      <w:pPr>
        <w:pStyle w:val="MDPI31text"/>
        <w:rPr>
          <w:szCs w:val="20"/>
          <w14:ligatures w14:val="standardContextual"/>
        </w:rPr>
      </w:pPr>
      <w:r w:rsidRPr="00047E6A">
        <w:rPr>
          <w:szCs w:val="20"/>
          <w14:ligatures w14:val="standardContextual"/>
        </w:rPr>
        <w:t xml:space="preserve">Table 5 translates the gaps identified in this review into minimum standards for </w:t>
      </w:r>
      <w:r w:rsidRPr="00AA69D6">
        <w:rPr>
          <w:szCs w:val="20"/>
          <w14:ligatures w14:val="standardContextual"/>
        </w:rPr>
        <w:t>future studies. The immediate priority is adequately powered, independent, multisite validation of existing models with their measurement and signal-processing pipelines fully specified [25], reported according to TRIPOD+AI [15]. Alongside validation and impact studies, priorities include version control of devices, firmware, signal-processing code, and models</w:t>
      </w:r>
      <w:del w:id="358" w:author="English Editor" w:date="2026-10-22T09:11:00Z" w16du:dateUtc="2026-10-22T13:11:00Z">
        <w:r w:rsidRPr="00AA69D6" w:rsidDel="00CF6919">
          <w:rPr>
            <w:szCs w:val="20"/>
            <w14:ligatures w14:val="standardContextual"/>
          </w:rPr>
          <w:delText>,</w:delText>
        </w:r>
      </w:del>
      <w:r w:rsidRPr="00AA69D6">
        <w:rPr>
          <w:szCs w:val="20"/>
          <w14:ligatures w14:val="standardContextual"/>
        </w:rPr>
        <w:t xml:space="preserve"> so </w:t>
      </w:r>
      <w:del w:id="359" w:author="English Editor" w:date="2026-10-22T09:12:00Z" w16du:dateUtc="2026-10-22T13:12:00Z">
        <w:r w:rsidRPr="00AA69D6" w:rsidDel="00CF6919">
          <w:rPr>
            <w:szCs w:val="20"/>
            <w14:ligatures w14:val="standardContextual"/>
          </w:rPr>
          <w:delText xml:space="preserve">that </w:delText>
        </w:r>
      </w:del>
      <w:r w:rsidRPr="00AA69D6">
        <w:rPr>
          <w:szCs w:val="20"/>
          <w14:ligatures w14:val="standardContextual"/>
        </w:rPr>
        <w:t>the evaluated pipeline can be identified and reproduced; harmonization of sensor placement, sampling, and feature definitions, or explicit evaluation across devices and placements; decision thresholds prespecified and linked to defined clinical actions; predefined monitoring of calibration, with triggers for recalibration or model updating when performance drifts; and model explainability appropriate to the intended clinical user</w:t>
      </w:r>
      <w:del w:id="360" w:author="English Editor" w:date="2026-10-22T09:12:00Z" w16du:dateUtc="2026-10-22T13:12:00Z">
        <w:r w:rsidRPr="00AA69D6" w:rsidDel="00CF6919">
          <w:rPr>
            <w:szCs w:val="20"/>
            <w14:ligatures w14:val="standardContextual"/>
          </w:rPr>
          <w:delText>,</w:delText>
        </w:r>
      </w:del>
      <w:r w:rsidRPr="00AA69D6">
        <w:rPr>
          <w:szCs w:val="20"/>
          <w14:ligatures w14:val="standardContextual"/>
        </w:rPr>
        <w:t xml:space="preserve"> so </w:t>
      </w:r>
      <w:del w:id="361" w:author="English Editor" w:date="2026-10-22T09:12:00Z" w16du:dateUtc="2026-10-22T13:12:00Z">
        <w:r w:rsidRPr="00AA69D6" w:rsidDel="00CF6919">
          <w:rPr>
            <w:szCs w:val="20"/>
            <w14:ligatures w14:val="standardContextual"/>
          </w:rPr>
          <w:delText xml:space="preserve">that </w:delText>
        </w:r>
      </w:del>
      <w:r w:rsidRPr="00AA69D6">
        <w:rPr>
          <w:szCs w:val="20"/>
          <w14:ligatures w14:val="standardContextual"/>
        </w:rPr>
        <w:t>clinicians can see which gait features drive an individual prediction [15,26]. Injurious</w:t>
      </w:r>
      <w:ins w:id="362" w:author="English Editor" w:date="2026-10-22T08:08:00Z" w16du:dateUtc="2026-10-22T12:08:00Z">
        <w:r w:rsidR="004652F0">
          <w:rPr>
            <w:szCs w:val="20"/>
            <w14:ligatures w14:val="standardContextual"/>
          </w:rPr>
          <w:t xml:space="preserve"> </w:t>
        </w:r>
      </w:ins>
      <w:del w:id="363" w:author="English Editor" w:date="2026-10-22T08:08:00Z" w16du:dateUtc="2026-10-22T12:08:00Z">
        <w:r w:rsidRPr="00AA69D6" w:rsidDel="004652F0">
          <w:rPr>
            <w:szCs w:val="20"/>
            <w14:ligatures w14:val="standardContextual"/>
          </w:rPr>
          <w:delText>-</w:delText>
        </w:r>
      </w:del>
      <w:r w:rsidRPr="00AA69D6">
        <w:rPr>
          <w:szCs w:val="20"/>
          <w14:ligatures w14:val="standardContextual"/>
        </w:rPr>
        <w:t>fall prediction is a distinct unmet need: no included model predicted injurious falls, and the largest relevant cohort reported hazard ratios and risk-group event rates rather than individualized performance [74], so validated individualized prediction of injurious falls remains unavailable despite their direct relevance to hospitalization and loss of independence. Studies should use consensus fall definitions and prospective daily calendars with regular follow-up [76], account for death and other competing events, and compare gait-containing models with a parsimonious clinical model. Only after transportability has been demonstrated should impact studies test whether model-guided care improves decisions and reduces falls.</w:t>
      </w:r>
    </w:p>
    <w:p w14:paraId="4D5CD2EA" w14:textId="163BA412" w:rsidR="00C8142B" w:rsidRPr="00047E6A" w:rsidRDefault="001D7585" w:rsidP="00AA69D6">
      <w:pPr>
        <w:pStyle w:val="MDPI41tablecaption"/>
        <w:rPr>
          <w:rFonts w:cs="Times New Roman"/>
          <w:snapToGrid w:val="0"/>
          <w:szCs w:val="18"/>
          <w14:ligatures w14:val="standardContextual"/>
        </w:rPr>
      </w:pPr>
      <w:commentRangeStart w:id="364"/>
      <w:r w:rsidRPr="005C618E">
        <w:rPr>
          <w:rFonts w:cs="Times New Roman"/>
          <w:b/>
          <w:bCs/>
          <w:snapToGrid w:val="0"/>
          <w:szCs w:val="18"/>
          <w:highlight w:val="yellow"/>
          <w14:ligatures w14:val="standardContextual"/>
        </w:rPr>
        <w:t>Table 5</w:t>
      </w:r>
      <w:commentRangeEnd w:id="364"/>
      <w:r w:rsidR="003309A9" w:rsidRPr="00AA69D6">
        <w:rPr>
          <w:rStyle w:val="CommentReference"/>
          <w:rFonts w:cs="Times New Roman"/>
          <w:b/>
          <w:bCs/>
          <w:snapToGrid w:val="0"/>
          <w:sz w:val="18"/>
          <w:szCs w:val="18"/>
          <w14:ligatures w14:val="standardContextual"/>
        </w:rPr>
        <w:commentReference w:id="364"/>
      </w:r>
      <w:r w:rsidRPr="00AA69D6">
        <w:rPr>
          <w:rFonts w:cs="Times New Roman"/>
          <w:b/>
          <w:bCs/>
          <w:snapToGrid w:val="0"/>
          <w:szCs w:val="18"/>
          <w14:ligatures w14:val="standardContextual"/>
        </w:rPr>
        <w:t>.</w:t>
      </w:r>
      <w:r w:rsidRPr="00AA69D6">
        <w:rPr>
          <w:rFonts w:cs="Times New Roman"/>
          <w:b/>
          <w:snapToGrid w:val="0"/>
          <w:szCs w:val="18"/>
          <w14:ligatures w14:val="standardContextual"/>
        </w:rPr>
        <w:t xml:space="preserve"> </w:t>
      </w:r>
      <w:r w:rsidRPr="00AA69D6">
        <w:rPr>
          <w:rFonts w:cs="Times New Roman"/>
          <w:snapToGrid w:val="0"/>
          <w:szCs w:val="18"/>
          <w14:ligatures w14:val="standardContextual"/>
        </w:rPr>
        <w:t xml:space="preserve">Evidence gaps identified and </w:t>
      </w:r>
      <w:r w:rsidRPr="00047E6A">
        <w:rPr>
          <w:rFonts w:cs="Times New Roman"/>
          <w:snapToGrid w:val="0"/>
          <w:szCs w:val="18"/>
          <w14:ligatures w14:val="standardContextual"/>
        </w:rPr>
        <w:t>minimum standards for future gait-based fall</w:t>
      </w:r>
      <w:ins w:id="365" w:author="English Editor" w:date="2026-10-22T08:08:00Z" w16du:dateUtc="2026-10-22T12:08:00Z">
        <w:r w:rsidR="004652F0">
          <w:rPr>
            <w:rFonts w:cs="Times New Roman"/>
            <w:snapToGrid w:val="0"/>
            <w:szCs w:val="18"/>
            <w14:ligatures w14:val="standardContextual"/>
          </w:rPr>
          <w:t xml:space="preserve"> </w:t>
        </w:r>
      </w:ins>
      <w:del w:id="366" w:author="English Editor" w:date="2026-10-22T08:08:00Z" w16du:dateUtc="2026-10-22T12:08:00Z">
        <w:r w:rsidRPr="00047E6A" w:rsidDel="004652F0">
          <w:rPr>
            <w:rFonts w:cs="Times New Roman"/>
            <w:snapToGrid w:val="0"/>
            <w:szCs w:val="18"/>
            <w14:ligatures w14:val="standardContextual"/>
          </w:rPr>
          <w:delText>-</w:delText>
        </w:r>
      </w:del>
      <w:r w:rsidRPr="00047E6A">
        <w:rPr>
          <w:rFonts w:cs="Times New Roman"/>
          <w:snapToGrid w:val="0"/>
          <w:szCs w:val="18"/>
          <w14:ligatures w14:val="standardContextual"/>
        </w:rPr>
        <w:t>prediction studies.</w:t>
      </w:r>
    </w:p>
    <w:tbl>
      <w:tblPr>
        <w:tblW w:w="5000" w:type="pct"/>
        <w:tblBorders>
          <w:top w:val="single" w:sz="8" w:space="0" w:color="auto"/>
          <w:bottom w:val="single" w:sz="8" w:space="0" w:color="auto"/>
          <w:insideH w:val="single" w:sz="4" w:space="0" w:color="auto"/>
        </w:tblBorders>
        <w:tblCellMar>
          <w:left w:w="0" w:type="dxa"/>
          <w:right w:w="0" w:type="dxa"/>
        </w:tblCellMar>
        <w:tblLook w:val="04A0" w:firstRow="1" w:lastRow="0" w:firstColumn="1" w:lastColumn="0" w:noHBand="0" w:noVBand="1"/>
      </w:tblPr>
      <w:tblGrid>
        <w:gridCol w:w="3980"/>
        <w:gridCol w:w="3826"/>
        <w:gridCol w:w="2660"/>
      </w:tblGrid>
      <w:tr w:rsidR="00AA69D6" w:rsidRPr="00047E6A" w14:paraId="120C9041" w14:textId="77777777" w:rsidTr="00F46BF8">
        <w:trPr>
          <w:cantSplit/>
        </w:trPr>
        <w:tc>
          <w:tcPr>
            <w:tcW w:w="1901" w:type="pct"/>
            <w:vAlign w:val="center"/>
            <w:hideMark/>
          </w:tcPr>
          <w:p w14:paraId="4D70237E" w14:textId="4E6E7187" w:rsidR="00AA69D6" w:rsidRPr="00047E6A" w:rsidRDefault="00AA69D6" w:rsidP="00AA69D6">
            <w:pPr>
              <w:adjustRightInd w:val="0"/>
              <w:snapToGrid w:val="0"/>
              <w:spacing w:line="260" w:lineRule="atLeast"/>
              <w:jc w:val="center"/>
              <w:rPr>
                <w:rFonts w:eastAsia="Times New Roman" w:cs="Calibri"/>
                <w:b/>
                <w:bCs/>
                <w:szCs w:val="18"/>
              </w:rPr>
            </w:pPr>
            <w:r w:rsidRPr="00047E6A">
              <w:rPr>
                <w:rFonts w:eastAsia="Times New Roman" w:cs="Calibri"/>
                <w:b/>
                <w:bCs/>
              </w:rPr>
              <w:t>Gap Observed in This Review</w:t>
            </w:r>
          </w:p>
        </w:tc>
        <w:tc>
          <w:tcPr>
            <w:tcW w:w="1828" w:type="pct"/>
            <w:vAlign w:val="center"/>
            <w:hideMark/>
          </w:tcPr>
          <w:p w14:paraId="620E6DBE" w14:textId="5CCEC128" w:rsidR="00AA69D6" w:rsidRPr="00047E6A" w:rsidRDefault="00AA69D6" w:rsidP="00AA69D6">
            <w:pPr>
              <w:adjustRightInd w:val="0"/>
              <w:snapToGrid w:val="0"/>
              <w:spacing w:line="260" w:lineRule="atLeast"/>
              <w:jc w:val="center"/>
              <w:rPr>
                <w:rFonts w:eastAsia="Times New Roman" w:cs="Calibri"/>
                <w:b/>
                <w:bCs/>
                <w:szCs w:val="18"/>
              </w:rPr>
            </w:pPr>
            <w:r w:rsidRPr="00047E6A">
              <w:rPr>
                <w:rFonts w:eastAsia="Times New Roman" w:cs="Calibri"/>
                <w:b/>
                <w:bCs/>
              </w:rPr>
              <w:t>Minimum Standard for Future Studies</w:t>
            </w:r>
          </w:p>
        </w:tc>
        <w:tc>
          <w:tcPr>
            <w:tcW w:w="1271" w:type="pct"/>
            <w:vAlign w:val="center"/>
            <w:hideMark/>
          </w:tcPr>
          <w:p w14:paraId="5E94EB1D" w14:textId="77777777" w:rsidR="00AA69D6" w:rsidRPr="00047E6A" w:rsidRDefault="00AA69D6" w:rsidP="00AA69D6">
            <w:pPr>
              <w:adjustRightInd w:val="0"/>
              <w:snapToGrid w:val="0"/>
              <w:spacing w:line="260" w:lineRule="atLeast"/>
              <w:jc w:val="center"/>
              <w:rPr>
                <w:rFonts w:eastAsia="Times New Roman" w:cs="Calibri"/>
                <w:b/>
                <w:bCs/>
                <w:szCs w:val="18"/>
              </w:rPr>
            </w:pPr>
            <w:r w:rsidRPr="00047E6A">
              <w:rPr>
                <w:rFonts w:eastAsia="Times New Roman" w:cs="Calibri"/>
                <w:b/>
                <w:bCs/>
              </w:rPr>
              <w:t>Guidance</w:t>
            </w:r>
          </w:p>
        </w:tc>
      </w:tr>
      <w:tr w:rsidR="00AA69D6" w:rsidRPr="00AA69D6" w14:paraId="63A7FF89" w14:textId="77777777" w:rsidTr="00F46BF8">
        <w:tc>
          <w:tcPr>
            <w:tcW w:w="1901" w:type="pct"/>
            <w:vAlign w:val="center"/>
            <w:hideMark/>
          </w:tcPr>
          <w:p w14:paraId="0706C37E"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Small samples and sparse events were common: 24/37 families enrolled &lt;150 participants; six representative AUC families with exact event counts had ≤15 fallers</w:t>
            </w:r>
          </w:p>
        </w:tc>
        <w:tc>
          <w:tcPr>
            <w:tcW w:w="1828" w:type="pct"/>
            <w:vAlign w:val="center"/>
            <w:hideMark/>
          </w:tcPr>
          <w:p w14:paraId="29865CE4" w14:textId="4202F3EE"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Prospective sample</w:t>
            </w:r>
            <w:del w:id="367" w:author="English Editor" w:date="2026-10-22T09:07:00Z" w16du:dateUtc="2026-10-22T13:07:00Z">
              <w:r w:rsidRPr="00AA69D6" w:rsidDel="000229C8">
                <w:rPr>
                  <w:rFonts w:eastAsia="Times New Roman" w:cs="Calibri"/>
                </w:rPr>
                <w:delText>-</w:delText>
              </w:r>
            </w:del>
            <w:ins w:id="368" w:author="English Editor" w:date="2026-10-22T09:07:00Z" w16du:dateUtc="2026-10-22T13:07:00Z">
              <w:r w:rsidR="000229C8">
                <w:rPr>
                  <w:rFonts w:eastAsia="Times New Roman" w:cs="Calibri"/>
                </w:rPr>
                <w:t xml:space="preserve"> </w:t>
              </w:r>
            </w:ins>
            <w:r w:rsidRPr="00AA69D6">
              <w:rPr>
                <w:rFonts w:eastAsia="Times New Roman" w:cs="Calibri"/>
              </w:rPr>
              <w:t>size calculation for development and for external validation, targeting precise estimates of discrimination and calibration</w:t>
            </w:r>
          </w:p>
        </w:tc>
        <w:tc>
          <w:tcPr>
            <w:tcW w:w="1271" w:type="pct"/>
            <w:vAlign w:val="center"/>
            <w:hideMark/>
          </w:tcPr>
          <w:p w14:paraId="22A65F70"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[25,75]</w:t>
            </w:r>
          </w:p>
        </w:tc>
      </w:tr>
      <w:tr w:rsidR="00AA69D6" w:rsidRPr="00AA69D6" w14:paraId="1F89BAE9" w14:textId="77777777" w:rsidTr="00F46BF8">
        <w:tc>
          <w:tcPr>
            <w:tcW w:w="1901" w:type="pct"/>
            <w:vAlign w:val="center"/>
            <w:hideMark/>
          </w:tcPr>
          <w:p w14:paraId="3F031F49"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Data leakage and non-nested feature selection or tuning</w:t>
            </w:r>
          </w:p>
        </w:tc>
        <w:tc>
          <w:tcPr>
            <w:tcW w:w="1828" w:type="pct"/>
            <w:vAlign w:val="center"/>
            <w:hideMark/>
          </w:tcPr>
          <w:p w14:paraId="75D3F84D"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Participant-level splitting; all data-driven steps nested within resampling; repeated windows kept within one partition</w:t>
            </w:r>
          </w:p>
        </w:tc>
        <w:tc>
          <w:tcPr>
            <w:tcW w:w="1271" w:type="pct"/>
            <w:vAlign w:val="center"/>
            <w:hideMark/>
          </w:tcPr>
          <w:p w14:paraId="5FE9986F"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[8,14]</w:t>
            </w:r>
          </w:p>
        </w:tc>
      </w:tr>
      <w:tr w:rsidR="00AA69D6" w:rsidRPr="00AA69D6" w14:paraId="26091934" w14:textId="77777777" w:rsidTr="00F46BF8">
        <w:tc>
          <w:tcPr>
            <w:tcW w:w="1901" w:type="pct"/>
            <w:vAlign w:val="center"/>
            <w:hideMark/>
          </w:tcPr>
          <w:p w14:paraId="01D4354B"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Performance mostly estimated in development data; one independent-cohort evaluation</w:t>
            </w:r>
          </w:p>
        </w:tc>
        <w:tc>
          <w:tcPr>
            <w:tcW w:w="1828" w:type="pct"/>
            <w:vAlign w:val="center"/>
            <w:hideMark/>
          </w:tcPr>
          <w:p w14:paraId="450D3E03"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Independent, multisite validation of fully specified models and signal-processing pipelines</w:t>
            </w:r>
          </w:p>
        </w:tc>
        <w:tc>
          <w:tcPr>
            <w:tcW w:w="1271" w:type="pct"/>
            <w:vAlign w:val="center"/>
            <w:hideMark/>
          </w:tcPr>
          <w:p w14:paraId="2810C2AC"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[15,25]</w:t>
            </w:r>
          </w:p>
        </w:tc>
      </w:tr>
      <w:tr w:rsidR="00AA69D6" w:rsidRPr="00AA69D6" w14:paraId="2FCD92ED" w14:textId="77777777" w:rsidTr="00F46BF8">
        <w:tc>
          <w:tcPr>
            <w:tcW w:w="1901" w:type="pct"/>
            <w:vAlign w:val="center"/>
            <w:hideMark/>
          </w:tcPr>
          <w:p w14:paraId="461895C4"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lastRenderedPageBreak/>
              <w:t>Calibration intercept and slope in 1/47 reports; no calibration plots (Brier scores or Hosmer–Lemeshow tests in three others; a qualitative survival comparison in one)</w:t>
            </w:r>
          </w:p>
        </w:tc>
        <w:tc>
          <w:tcPr>
            <w:tcW w:w="1828" w:type="pct"/>
            <w:vAlign w:val="center"/>
            <w:hideMark/>
          </w:tcPr>
          <w:p w14:paraId="38364AAF"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Calibration-in-the-large, slope, and calibration plot with uncertainty</w:t>
            </w:r>
          </w:p>
        </w:tc>
        <w:tc>
          <w:tcPr>
            <w:tcW w:w="1271" w:type="pct"/>
            <w:vAlign w:val="center"/>
            <w:hideMark/>
          </w:tcPr>
          <w:p w14:paraId="15DBE42F"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[26]</w:t>
            </w:r>
          </w:p>
        </w:tc>
      </w:tr>
      <w:tr w:rsidR="00AA69D6" w:rsidRPr="00AA69D6" w14:paraId="4E69A366" w14:textId="77777777" w:rsidTr="00F46BF8">
        <w:tc>
          <w:tcPr>
            <w:tcW w:w="1901" w:type="pct"/>
            <w:vAlign w:val="center"/>
            <w:hideMark/>
          </w:tcPr>
          <w:p w14:paraId="7C8A5C3F"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No assessment of clinical utility</w:t>
            </w:r>
          </w:p>
        </w:tc>
        <w:tc>
          <w:tcPr>
            <w:tcW w:w="1828" w:type="pct"/>
            <w:vAlign w:val="center"/>
            <w:hideMark/>
          </w:tcPr>
          <w:p w14:paraId="6301C808" w14:textId="6E2744F9"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Thresholds prespecified and linked to a defined action; decision</w:t>
            </w:r>
            <w:ins w:id="369" w:author="English Editor" w:date="2026-10-22T09:58:00Z" w16du:dateUtc="2026-10-22T13:58:00Z">
              <w:r w:rsidR="00B56B96">
                <w:rPr>
                  <w:rFonts w:eastAsia="Times New Roman" w:cs="Calibri"/>
                </w:rPr>
                <w:t xml:space="preserve"> </w:t>
              </w:r>
            </w:ins>
            <w:del w:id="370" w:author="English Editor" w:date="2026-10-22T09:58:00Z" w16du:dateUtc="2026-10-22T13:58:00Z">
              <w:r w:rsidRPr="00AA69D6" w:rsidDel="00B56B96">
                <w:rPr>
                  <w:rFonts w:eastAsia="Times New Roman" w:cs="Calibri"/>
                </w:rPr>
                <w:delText>-</w:delText>
              </w:r>
            </w:del>
            <w:r w:rsidRPr="00CC0687">
              <w:rPr>
                <w:rFonts w:eastAsia="Times New Roman" w:cs="Calibri"/>
              </w:rPr>
              <w:t>curve and net</w:t>
            </w:r>
            <w:ins w:id="371" w:author="English Editor" w:date="2026-10-22T09:57:00Z" w16du:dateUtc="2026-10-22T13:57:00Z">
              <w:r w:rsidR="00B56B96">
                <w:rPr>
                  <w:rFonts w:eastAsia="Times New Roman" w:cs="Calibri"/>
                </w:rPr>
                <w:t xml:space="preserve"> </w:t>
              </w:r>
            </w:ins>
            <w:del w:id="372" w:author="English Editor" w:date="2026-10-22T09:57:00Z" w16du:dateUtc="2026-10-22T13:57:00Z">
              <w:r w:rsidRPr="00CC0687" w:rsidDel="00B56B96">
                <w:rPr>
                  <w:rFonts w:eastAsia="Times New Roman" w:cs="Calibri"/>
                </w:rPr>
                <w:delText>-</w:delText>
              </w:r>
            </w:del>
            <w:r w:rsidRPr="00AA69D6">
              <w:rPr>
                <w:rFonts w:eastAsia="Times New Roman" w:cs="Calibri"/>
              </w:rPr>
              <w:t>benefit analysis</w:t>
            </w:r>
          </w:p>
        </w:tc>
        <w:tc>
          <w:tcPr>
            <w:tcW w:w="1271" w:type="pct"/>
            <w:vAlign w:val="center"/>
            <w:hideMark/>
          </w:tcPr>
          <w:p w14:paraId="5663D184"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[27]</w:t>
            </w:r>
          </w:p>
        </w:tc>
      </w:tr>
      <w:tr w:rsidR="00AA69D6" w:rsidRPr="00AA69D6" w14:paraId="029CE9E8" w14:textId="77777777" w:rsidTr="00F46BF8">
        <w:tc>
          <w:tcPr>
            <w:tcW w:w="1901" w:type="pct"/>
            <w:vAlign w:val="center"/>
            <w:hideMark/>
          </w:tcPr>
          <w:p w14:paraId="45AE4FDA" w14:textId="3A21BB9D"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Heterogeneous fall definitions and ascertainment; no injurious</w:t>
            </w:r>
            <w:ins w:id="373" w:author="English Editor" w:date="2026-10-22T08:09:00Z" w16du:dateUtc="2026-10-22T12:09:00Z">
              <w:r w:rsidR="004652F0">
                <w:rPr>
                  <w:rFonts w:eastAsia="Times New Roman" w:cs="Calibri"/>
                </w:rPr>
                <w:t xml:space="preserve"> </w:t>
              </w:r>
            </w:ins>
            <w:del w:id="374" w:author="English Editor" w:date="2026-10-22T08:09:00Z" w16du:dateUtc="2026-10-22T12:09:00Z">
              <w:r w:rsidRPr="00AA69D6" w:rsidDel="004652F0">
                <w:rPr>
                  <w:rFonts w:eastAsia="Times New Roman" w:cs="Calibri"/>
                </w:rPr>
                <w:delText>-</w:delText>
              </w:r>
            </w:del>
            <w:r w:rsidRPr="00AA69D6">
              <w:rPr>
                <w:rFonts w:eastAsia="Times New Roman" w:cs="Calibri"/>
              </w:rPr>
              <w:t>fall models</w:t>
            </w:r>
          </w:p>
        </w:tc>
        <w:tc>
          <w:tcPr>
            <w:tcW w:w="1828" w:type="pct"/>
            <w:vAlign w:val="center"/>
            <w:hideMark/>
          </w:tcPr>
          <w:p w14:paraId="4B3A4931" w14:textId="7137893E"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Consensus fall definition, prospective daily calendars with regular follow-up, injurious</w:t>
            </w:r>
            <w:ins w:id="375" w:author="English Editor" w:date="2026-10-22T08:09:00Z" w16du:dateUtc="2026-10-22T12:09:00Z">
              <w:r w:rsidR="004652F0">
                <w:rPr>
                  <w:rFonts w:eastAsia="Times New Roman" w:cs="Calibri"/>
                </w:rPr>
                <w:t xml:space="preserve"> </w:t>
              </w:r>
            </w:ins>
            <w:del w:id="376" w:author="English Editor" w:date="2026-10-22T08:09:00Z" w16du:dateUtc="2026-10-22T12:09:00Z">
              <w:r w:rsidRPr="00AA69D6" w:rsidDel="004652F0">
                <w:rPr>
                  <w:rFonts w:eastAsia="Times New Roman" w:cs="Calibri"/>
                </w:rPr>
                <w:delText>-</w:delText>
              </w:r>
            </w:del>
            <w:r w:rsidRPr="00AA69D6">
              <w:rPr>
                <w:rFonts w:eastAsia="Times New Roman" w:cs="Calibri"/>
              </w:rPr>
              <w:t>fall outcomes, competing events</w:t>
            </w:r>
          </w:p>
        </w:tc>
        <w:tc>
          <w:tcPr>
            <w:tcW w:w="1271" w:type="pct"/>
            <w:vAlign w:val="center"/>
            <w:hideMark/>
          </w:tcPr>
          <w:p w14:paraId="1616C554"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[76]</w:t>
            </w:r>
          </w:p>
        </w:tc>
      </w:tr>
      <w:tr w:rsidR="00AA69D6" w:rsidRPr="00AA69D6" w14:paraId="37B92CCB" w14:textId="77777777" w:rsidTr="00F46BF8">
        <w:tc>
          <w:tcPr>
            <w:tcW w:w="1901" w:type="pct"/>
            <w:vAlign w:val="center"/>
            <w:hideMark/>
          </w:tcPr>
          <w:p w14:paraId="58C61A35"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Added value over clinical information rarely quantified</w:t>
            </w:r>
          </w:p>
        </w:tc>
        <w:tc>
          <w:tcPr>
            <w:tcW w:w="1828" w:type="pct"/>
            <w:vAlign w:val="center"/>
            <w:hideMark/>
          </w:tcPr>
          <w:p w14:paraId="42E8548C"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Comparison with a parsimonious clinical model (e.g., fall history and Timed Up and Go)</w:t>
            </w:r>
          </w:p>
        </w:tc>
        <w:tc>
          <w:tcPr>
            <w:tcW w:w="1271" w:type="pct"/>
            <w:vAlign w:val="center"/>
            <w:hideMark/>
          </w:tcPr>
          <w:p w14:paraId="660061EA"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[2]</w:t>
            </w:r>
          </w:p>
        </w:tc>
      </w:tr>
      <w:tr w:rsidR="00AA69D6" w:rsidRPr="00AA69D6" w14:paraId="129DAC37" w14:textId="77777777" w:rsidTr="00F46BF8">
        <w:tc>
          <w:tcPr>
            <w:tcW w:w="1901" w:type="pct"/>
            <w:vAlign w:val="center"/>
            <w:hideMark/>
          </w:tcPr>
          <w:p w14:paraId="55F838F8"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Pipelines rarely reproducible</w:t>
            </w:r>
          </w:p>
        </w:tc>
        <w:tc>
          <w:tcPr>
            <w:tcW w:w="1828" w:type="pct"/>
            <w:vAlign w:val="center"/>
            <w:hideMark/>
          </w:tcPr>
          <w:p w14:paraId="2EAE580A"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Publication of device specifications, placement, wear-time rules, feature definitions, versioned code, and model equations; TRIPOD+AI reporting</w:t>
            </w:r>
          </w:p>
        </w:tc>
        <w:tc>
          <w:tcPr>
            <w:tcW w:w="1271" w:type="pct"/>
            <w:vAlign w:val="center"/>
            <w:hideMark/>
          </w:tcPr>
          <w:p w14:paraId="71743838"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[15]</w:t>
            </w:r>
          </w:p>
        </w:tc>
      </w:tr>
      <w:tr w:rsidR="00AA69D6" w:rsidRPr="00AA69D6" w14:paraId="1FCC7AC2" w14:textId="77777777" w:rsidTr="00F46BF8">
        <w:tc>
          <w:tcPr>
            <w:tcW w:w="1901" w:type="pct"/>
            <w:vAlign w:val="center"/>
            <w:hideMark/>
          </w:tcPr>
          <w:p w14:paraId="45E474CD" w14:textId="77777777" w:rsidR="00AA69D6" w:rsidRPr="00253973" w:rsidRDefault="00AA69D6" w:rsidP="00AA69D6">
            <w:pPr>
              <w:adjustRightInd w:val="0"/>
              <w:snapToGrid w:val="0"/>
              <w:spacing w:line="260" w:lineRule="atLeast"/>
              <w:jc w:val="center"/>
              <w:rPr>
                <w:rFonts w:eastAsia="Times New Roman" w:cs="Calibri"/>
                <w:szCs w:val="18"/>
              </w:rPr>
            </w:pPr>
            <w:r w:rsidRPr="00253973">
              <w:rPr>
                <w:rFonts w:eastAsia="Times New Roman" w:cs="Calibri"/>
              </w:rPr>
              <w:t>No evaluation of a fixed model across device models, sensor placements, or software versions</w:t>
            </w:r>
          </w:p>
        </w:tc>
        <w:tc>
          <w:tcPr>
            <w:tcW w:w="1828" w:type="pct"/>
            <w:vAlign w:val="center"/>
            <w:hideMark/>
          </w:tcPr>
          <w:p w14:paraId="6861A680" w14:textId="77777777" w:rsidR="00AA69D6" w:rsidRPr="00253973" w:rsidRDefault="00AA69D6" w:rsidP="00AA69D6">
            <w:pPr>
              <w:adjustRightInd w:val="0"/>
              <w:snapToGrid w:val="0"/>
              <w:spacing w:line="260" w:lineRule="atLeast"/>
              <w:jc w:val="center"/>
              <w:rPr>
                <w:rFonts w:eastAsia="Times New Roman" w:cs="Calibri"/>
                <w:szCs w:val="18"/>
              </w:rPr>
            </w:pPr>
            <w:r w:rsidRPr="00253973">
              <w:rPr>
                <w:rFonts w:eastAsia="Times New Roman" w:cs="Calibri"/>
              </w:rPr>
              <w:t>Version control of device, firmware, processing code, and model; harmonized placement and feature definitions, or explicit cross-device evaluation</w:t>
            </w:r>
          </w:p>
        </w:tc>
        <w:tc>
          <w:tcPr>
            <w:tcW w:w="1271" w:type="pct"/>
            <w:vAlign w:val="center"/>
            <w:hideMark/>
          </w:tcPr>
          <w:p w14:paraId="053D6807"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[15]</w:t>
            </w:r>
          </w:p>
        </w:tc>
      </w:tr>
      <w:tr w:rsidR="00AA69D6" w:rsidRPr="00AA69D6" w14:paraId="46F48C78" w14:textId="77777777" w:rsidTr="00F46BF8">
        <w:tc>
          <w:tcPr>
            <w:tcW w:w="1901" w:type="pct"/>
            <w:vAlign w:val="center"/>
            <w:hideMark/>
          </w:tcPr>
          <w:p w14:paraId="028E3062" w14:textId="35928779"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No calibration monitoring or model</w:t>
            </w:r>
            <w:del w:id="377" w:author="English Editor" w:date="2026-10-22T09:02:00Z" w16du:dateUtc="2026-10-22T13:02:00Z">
              <w:r w:rsidRPr="00AA69D6" w:rsidDel="00016548">
                <w:rPr>
                  <w:rFonts w:eastAsia="Times New Roman" w:cs="Calibri"/>
                </w:rPr>
                <w:delText>-</w:delText>
              </w:r>
            </w:del>
            <w:ins w:id="378" w:author="English Editor" w:date="2026-10-22T09:02:00Z" w16du:dateUtc="2026-10-22T13:02:00Z">
              <w:r w:rsidR="00016548">
                <w:rPr>
                  <w:rFonts w:eastAsia="Times New Roman" w:cs="Calibri"/>
                </w:rPr>
                <w:t xml:space="preserve"> </w:t>
              </w:r>
            </w:ins>
            <w:r w:rsidRPr="00AA69D6">
              <w:rPr>
                <w:rFonts w:eastAsia="Times New Roman" w:cs="Calibri"/>
              </w:rPr>
              <w:t>updating strategy</w:t>
            </w:r>
          </w:p>
        </w:tc>
        <w:tc>
          <w:tcPr>
            <w:tcW w:w="1828" w:type="pct"/>
            <w:vAlign w:val="center"/>
            <w:hideMark/>
          </w:tcPr>
          <w:p w14:paraId="23E2D327"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Predefined calibration monitoring with triggers for recalibration or updating, evaluated in new data</w:t>
            </w:r>
          </w:p>
        </w:tc>
        <w:tc>
          <w:tcPr>
            <w:tcW w:w="1271" w:type="pct"/>
            <w:vAlign w:val="center"/>
            <w:hideMark/>
          </w:tcPr>
          <w:p w14:paraId="4FCB57CF"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[26]</w:t>
            </w:r>
          </w:p>
        </w:tc>
      </w:tr>
      <w:tr w:rsidR="00AA69D6" w:rsidRPr="00AA69D6" w14:paraId="7FD4EBA2" w14:textId="77777777" w:rsidTr="00F46BF8">
        <w:tc>
          <w:tcPr>
            <w:tcW w:w="1901" w:type="pct"/>
            <w:vAlign w:val="center"/>
            <w:hideMark/>
          </w:tcPr>
          <w:p w14:paraId="2EBDC37E" w14:textId="02894A0D"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Flexible machine</w:t>
            </w:r>
            <w:ins w:id="379" w:author="English Editor" w:date="2026-10-22T08:09:00Z" w16du:dateUtc="2026-10-22T12:09:00Z">
              <w:r w:rsidR="004652F0">
                <w:rPr>
                  <w:rFonts w:eastAsia="Times New Roman" w:cs="Calibri"/>
                </w:rPr>
                <w:t xml:space="preserve"> </w:t>
              </w:r>
            </w:ins>
            <w:del w:id="380" w:author="English Editor" w:date="2026-10-22T08:09:00Z" w16du:dateUtc="2026-10-22T12:09:00Z">
              <w:r w:rsidRPr="00AA69D6" w:rsidDel="004652F0">
                <w:rPr>
                  <w:rFonts w:eastAsia="Times New Roman" w:cs="Calibri"/>
                </w:rPr>
                <w:delText>-</w:delText>
              </w:r>
            </w:del>
            <w:r w:rsidRPr="00AA69D6">
              <w:rPr>
                <w:rFonts w:eastAsia="Times New Roman" w:cs="Calibri"/>
              </w:rPr>
              <w:t>learning models with limited interpretability were common</w:t>
            </w:r>
          </w:p>
        </w:tc>
        <w:tc>
          <w:tcPr>
            <w:tcW w:w="1828" w:type="pct"/>
            <w:vAlign w:val="center"/>
            <w:hideMark/>
          </w:tcPr>
          <w:p w14:paraId="410181D4"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Explainability appropriate to the intended clinical user, including reporting of feature contributions to individual predictions</w:t>
            </w:r>
          </w:p>
        </w:tc>
        <w:tc>
          <w:tcPr>
            <w:tcW w:w="1271" w:type="pct"/>
            <w:vAlign w:val="center"/>
            <w:hideMark/>
          </w:tcPr>
          <w:p w14:paraId="71DE7FAC"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[15]</w:t>
            </w:r>
          </w:p>
        </w:tc>
      </w:tr>
      <w:tr w:rsidR="00AA69D6" w:rsidRPr="00AA69D6" w14:paraId="53158112" w14:textId="77777777" w:rsidTr="00F46BF8">
        <w:tc>
          <w:tcPr>
            <w:tcW w:w="1901" w:type="pct"/>
            <w:vAlign w:val="center"/>
            <w:hideMark/>
          </w:tcPr>
          <w:p w14:paraId="26609353"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No impact evidence</w:t>
            </w:r>
          </w:p>
        </w:tc>
        <w:tc>
          <w:tcPr>
            <w:tcW w:w="1828" w:type="pct"/>
            <w:vAlign w:val="center"/>
            <w:hideMark/>
          </w:tcPr>
          <w:p w14:paraId="6200992A"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After successful validation, impact studies (e.g., cluster-randomized) measuring decisions, falls, and injuries</w:t>
            </w:r>
          </w:p>
        </w:tc>
        <w:tc>
          <w:tcPr>
            <w:tcW w:w="1271" w:type="pct"/>
            <w:vAlign w:val="center"/>
            <w:hideMark/>
          </w:tcPr>
          <w:p w14:paraId="4C00BB12" w14:textId="77777777" w:rsidR="00AA69D6" w:rsidRPr="00AA69D6" w:rsidRDefault="00AA69D6" w:rsidP="00AA69D6">
            <w:pPr>
              <w:adjustRightInd w:val="0"/>
              <w:snapToGrid w:val="0"/>
              <w:spacing w:line="260" w:lineRule="atLeast"/>
              <w:jc w:val="center"/>
              <w:rPr>
                <w:rFonts w:eastAsia="Times New Roman" w:cs="Calibri"/>
                <w:szCs w:val="18"/>
              </w:rPr>
            </w:pPr>
            <w:r w:rsidRPr="00AA69D6">
              <w:rPr>
                <w:rFonts w:eastAsia="Times New Roman" w:cs="Calibri"/>
              </w:rPr>
              <w:t>—</w:t>
            </w:r>
          </w:p>
        </w:tc>
      </w:tr>
    </w:tbl>
    <w:p w14:paraId="13BFC835" w14:textId="77777777" w:rsidR="00C8142B" w:rsidRPr="00921732" w:rsidRDefault="001D7585" w:rsidP="00921732">
      <w:pPr>
        <w:pStyle w:val="MDPI22heading2"/>
        <w:spacing w:before="240"/>
        <w:rPr>
          <w:noProof w:val="0"/>
          <w:szCs w:val="20"/>
          <w14:ligatures w14:val="standardContextual"/>
        </w:rPr>
      </w:pPr>
      <w:r w:rsidRPr="00921732">
        <w:rPr>
          <w:noProof w:val="0"/>
          <w:szCs w:val="20"/>
          <w14:ligatures w14:val="standardContextual"/>
        </w:rPr>
        <w:t>4.7. Strengths and Limitations</w:t>
      </w:r>
    </w:p>
    <w:p w14:paraId="3F704BD5" w14:textId="15099DF7" w:rsidR="00C8142B" w:rsidRPr="006C60AA" w:rsidRDefault="001D7585">
      <w:pPr>
        <w:pStyle w:val="MDPI31text"/>
        <w:rPr>
          <w:szCs w:val="20"/>
          <w14:ligatures w14:val="standardContextual"/>
        </w:rPr>
      </w:pPr>
      <w:r w:rsidRPr="00921732">
        <w:rPr>
          <w:szCs w:val="20"/>
          <w14:ligatures w14:val="standardContextual"/>
        </w:rPr>
        <w:t xml:space="preserve">This review used a strict definition of </w:t>
      </w:r>
      <w:r w:rsidRPr="006C60AA">
        <w:rPr>
          <w:szCs w:val="20"/>
          <w14:ligatures w14:val="standardContextual"/>
        </w:rPr>
        <w:t xml:space="preserve">prospective prediction, searched clinical and engineering databases, clustered overlapping publications, separated development from evaluation, reported </w:t>
      </w:r>
      <w:del w:id="381" w:author="English Editor" w:date="2026-10-22T08:54:00Z" w16du:dateUtc="2026-10-22T12:54:00Z">
        <w:r w:rsidRPr="006C60AA" w:rsidDel="005720E8">
          <w:rPr>
            <w:szCs w:val="20"/>
            <w14:ligatures w14:val="standardContextual"/>
          </w:rPr>
          <w:delText xml:space="preserve">the </w:delText>
        </w:r>
      </w:del>
      <w:r w:rsidRPr="006C60AA">
        <w:rPr>
          <w:szCs w:val="20"/>
          <w14:ligatures w14:val="standardContextual"/>
        </w:rPr>
        <w:t>domain-level PROBAST+AI judgments and their rationales, judged applicability against each model’s intended-use population, reported every representative</w:t>
      </w:r>
      <w:ins w:id="382" w:author="English Editor" w:date="2026-10-22T08:09:00Z" w16du:dateUtc="2026-10-22T12:09:00Z">
        <w:r w:rsidR="004652F0">
          <w:rPr>
            <w:szCs w:val="20"/>
            <w14:ligatures w14:val="standardContextual"/>
          </w:rPr>
          <w:t xml:space="preserve"> </w:t>
        </w:r>
      </w:ins>
      <w:del w:id="383" w:author="English Editor" w:date="2026-10-22T08:09:00Z" w16du:dateUtc="2026-10-22T12:09:00Z">
        <w:r w:rsidRPr="006C60AA" w:rsidDel="004652F0">
          <w:rPr>
            <w:szCs w:val="20"/>
            <w14:ligatures w14:val="standardContextual"/>
          </w:rPr>
          <w:delText>-</w:delText>
        </w:r>
      </w:del>
      <w:r w:rsidRPr="006C60AA">
        <w:rPr>
          <w:szCs w:val="20"/>
          <w14:ligatures w14:val="standardContextual"/>
        </w:rPr>
        <w:t>estimate selection under a uniform rule, and tested the robustness of its summaries in sensitivity analyses. It preserved poor and null results rather than pooling non-exchangeable estimates, and the synthesis is reported according to SWiM.</w:t>
      </w:r>
    </w:p>
    <w:p w14:paraId="5219F528" w14:textId="438A5758" w:rsidR="00C8142B" w:rsidRPr="00921732" w:rsidRDefault="001D7585">
      <w:pPr>
        <w:pStyle w:val="MDPI31text"/>
        <w:rPr>
          <w:szCs w:val="20"/>
          <w14:ligatures w14:val="standardContextual"/>
        </w:rPr>
      </w:pPr>
      <w:r w:rsidRPr="006C60AA">
        <w:rPr>
          <w:szCs w:val="20"/>
          <w14:ligatures w14:val="standardContextual"/>
        </w:rPr>
        <w:t>Several limitations affect interpretation. First, expanded database reruns and peer review of the strings were undertaken during revision, but their dated execution histories, yields, screening dispositions and completed PRESS record are not archived with this report. The flow and synthesis remain tied to the documented original search dataset; the completeness of the revised search cannot be independently checked. Original registry, hand</w:t>
      </w:r>
      <w:ins w:id="384" w:author="English Editor" w:date="2026-10-22T08:10:00Z" w16du:dateUtc="2026-10-22T12:10:00Z">
        <w:r w:rsidR="004652F0">
          <w:rPr>
            <w:szCs w:val="20"/>
            <w14:ligatures w14:val="standardContextual"/>
          </w:rPr>
          <w:t xml:space="preserve"> </w:t>
        </w:r>
      </w:ins>
      <w:del w:id="385" w:author="English Editor" w:date="2026-10-22T08:10:00Z" w16du:dateUtc="2026-10-22T12:10:00Z">
        <w:r w:rsidRPr="006C60AA" w:rsidDel="004652F0">
          <w:rPr>
            <w:szCs w:val="20"/>
            <w14:ligatures w14:val="standardContextual"/>
          </w:rPr>
          <w:delText>-</w:delText>
        </w:r>
      </w:del>
      <w:r w:rsidRPr="006C60AA">
        <w:rPr>
          <w:szCs w:val="20"/>
          <w14:ligatures w14:val="standardContextual"/>
        </w:rPr>
        <w:t>search, citation</w:t>
      </w:r>
      <w:ins w:id="386" w:author="English Editor" w:date="2026-10-22T08:09:00Z" w16du:dateUtc="2026-10-22T12:09:00Z">
        <w:r w:rsidR="004652F0">
          <w:rPr>
            <w:szCs w:val="20"/>
            <w14:ligatures w14:val="standardContextual"/>
          </w:rPr>
          <w:t xml:space="preserve"> </w:t>
        </w:r>
      </w:ins>
      <w:del w:id="387" w:author="English Editor" w:date="2026-10-22T08:09:00Z" w16du:dateUtc="2026-10-22T12:09:00Z">
        <w:r w:rsidRPr="006C60AA" w:rsidDel="004652F0">
          <w:rPr>
            <w:szCs w:val="20"/>
            <w14:ligatures w14:val="standardContextual"/>
          </w:rPr>
          <w:delText>-</w:delText>
        </w:r>
      </w:del>
      <w:r w:rsidRPr="006C60AA">
        <w:rPr>
          <w:szCs w:val="20"/>
          <w14:ligatures w14:val="standardContextual"/>
        </w:rPr>
        <w:t>search and author</w:t>
      </w:r>
      <w:ins w:id="388" w:author="English Editor" w:date="2026-10-22T08:09:00Z" w16du:dateUtc="2026-10-22T12:09:00Z">
        <w:r w:rsidR="004652F0">
          <w:rPr>
            <w:szCs w:val="20"/>
            <w14:ligatures w14:val="standardContextual"/>
          </w:rPr>
          <w:t xml:space="preserve"> </w:t>
        </w:r>
      </w:ins>
      <w:del w:id="389" w:author="English Editor" w:date="2026-10-22T08:09:00Z" w16du:dateUtc="2026-10-22T12:09:00Z">
        <w:r w:rsidRPr="006C60AA" w:rsidDel="004652F0">
          <w:rPr>
            <w:szCs w:val="20"/>
            <w14:ligatures w14:val="standardContextual"/>
          </w:rPr>
          <w:delText>-</w:delText>
        </w:r>
      </w:del>
      <w:r w:rsidRPr="006C60AA">
        <w:rPr>
          <w:szCs w:val="20"/>
          <w14:ligatures w14:val="standardContextual"/>
        </w:rPr>
        <w:t>contact logs are also unavailable. English-language and journal</w:t>
      </w:r>
      <w:ins w:id="390" w:author="English Editor" w:date="2026-10-22T08:10:00Z" w16du:dateUtc="2026-10-22T12:10:00Z">
        <w:r w:rsidR="004652F0">
          <w:rPr>
            <w:szCs w:val="20"/>
            <w14:ligatures w14:val="standardContextual"/>
          </w:rPr>
          <w:t xml:space="preserve"> </w:t>
        </w:r>
      </w:ins>
      <w:del w:id="391" w:author="English Editor" w:date="2026-10-22T08:10:00Z" w16du:dateUtc="2026-10-22T12:10:00Z">
        <w:r w:rsidRPr="006C60AA" w:rsidDel="004652F0">
          <w:rPr>
            <w:szCs w:val="20"/>
            <w14:ligatures w14:val="standardContextual"/>
          </w:rPr>
          <w:delText>-</w:delText>
        </w:r>
      </w:del>
      <w:r w:rsidRPr="006C60AA">
        <w:rPr>
          <w:szCs w:val="20"/>
          <w14:ligatures w14:val="standardContextual"/>
        </w:rPr>
        <w:t>publication restrictions may introduce bias. Second, registration was retrospective and no protocol preceded the search, so the prospective</w:t>
      </w:r>
      <w:ins w:id="392" w:author="English Editor" w:date="2026-10-22T08:10:00Z" w16du:dateUtc="2026-10-22T12:10:00Z">
        <w:r w:rsidR="004652F0">
          <w:rPr>
            <w:szCs w:val="20"/>
            <w14:ligatures w14:val="standardContextual"/>
          </w:rPr>
          <w:t xml:space="preserve"> </w:t>
        </w:r>
      </w:ins>
      <w:del w:id="393" w:author="English Editor" w:date="2026-10-22T08:10:00Z" w16du:dateUtc="2026-10-22T12:10:00Z">
        <w:r w:rsidRPr="006C60AA" w:rsidDel="004652F0">
          <w:rPr>
            <w:szCs w:val="20"/>
            <w14:ligatures w14:val="standardContextual"/>
          </w:rPr>
          <w:delText>-</w:delText>
        </w:r>
      </w:del>
      <w:r w:rsidRPr="006C60AA">
        <w:rPr>
          <w:szCs w:val="20"/>
          <w14:ligatures w14:val="standardContextual"/>
        </w:rPr>
        <w:t>method</w:t>
      </w:r>
      <w:del w:id="394" w:author="English Editor" w:date="2026-10-22T08:56:00Z" w16du:dateUtc="2026-10-22T12:56:00Z">
        <w:r w:rsidRPr="006C60AA" w:rsidDel="005720E8">
          <w:rPr>
            <w:szCs w:val="20"/>
            <w14:ligatures w14:val="standardContextual"/>
          </w:rPr>
          <w:delText>s</w:delText>
        </w:r>
      </w:del>
      <w:r w:rsidRPr="006C60AA">
        <w:rPr>
          <w:szCs w:val="20"/>
          <w14:ligatures w14:val="standardContextual"/>
        </w:rPr>
        <w:t xml:space="preserve"> safeguard represented by AMSTAR 2 item 2 was not met; all analytical decisions in Section 2.10 were post hoc. Exact stage</w:t>
      </w:r>
      <w:ins w:id="395" w:author="English Editor" w:date="2026-10-22T08:10:00Z" w16du:dateUtc="2026-10-22T12:10:00Z">
        <w:r w:rsidR="004652F0">
          <w:rPr>
            <w:szCs w:val="20"/>
            <w14:ligatures w14:val="standardContextual"/>
          </w:rPr>
          <w:t xml:space="preserve"> </w:t>
        </w:r>
      </w:ins>
      <w:del w:id="396" w:author="English Editor" w:date="2026-10-22T08:10:00Z" w16du:dateUtc="2026-10-22T12:10:00Z">
        <w:r w:rsidRPr="006C60AA" w:rsidDel="004652F0">
          <w:rPr>
            <w:szCs w:val="20"/>
            <w14:ligatures w14:val="standardContextual"/>
          </w:rPr>
          <w:delText>-</w:delText>
        </w:r>
      </w:del>
      <w:r w:rsidRPr="006C60AA">
        <w:rPr>
          <w:szCs w:val="20"/>
          <w14:ligatures w14:val="standardContextual"/>
        </w:rPr>
        <w:t>completion dates and time-stamped operational logs for screening</w:t>
      </w:r>
      <w:r w:rsidRPr="00921732">
        <w:rPr>
          <w:szCs w:val="20"/>
          <w14:ligatures w14:val="standardContextual"/>
        </w:rPr>
        <w:t xml:space="preserve">, report assessment, extraction, initial appraisal and revision activities are unavailable. Third, screening, extraction and appraisal used dependent second-reviewer verification, </w:t>
      </w:r>
      <w:r w:rsidRPr="00921732">
        <w:rPr>
          <w:szCs w:val="20"/>
          <w14:ligatures w14:val="standardContextual"/>
        </w:rPr>
        <w:lastRenderedPageBreak/>
        <w:t xml:space="preserve">not independent duplication. No auditable independent sample reassessment, paired pre-consensus decisions or reviewer-level adjudication logs are available; neither an independent disagreement rate nor Cohen’s κ can be estimated, and verification may propagate errors. Fourth, complete articles were unavailable for 10 reports (21.28%); these form a secondary tier based on abstracts and, for specified fields, publisher-indexed excerpts, </w:t>
      </w:r>
      <w:ins w:id="397" w:author="English Editor" w:date="2026-10-22T08:59:00Z" w16du:dateUtc="2026-10-22T12:59:00Z">
        <w:r w:rsidR="00EF0CE0">
          <w:rPr>
            <w:szCs w:val="20"/>
            <w14:ligatures w14:val="standardContextual"/>
          </w:rPr>
          <w:t xml:space="preserve">which </w:t>
        </w:r>
      </w:ins>
      <w:r w:rsidRPr="00921732">
        <w:rPr>
          <w:szCs w:val="20"/>
          <w14:ligatures w14:val="standardContextual"/>
        </w:rPr>
        <w:t>are not formally appraised</w:t>
      </w:r>
      <w:del w:id="398" w:author="English Editor" w:date="2026-10-22T08:59:00Z" w16du:dateUtc="2026-10-22T12:59:00Z">
        <w:r w:rsidRPr="00921732" w:rsidDel="00EF0CE0">
          <w:rPr>
            <w:szCs w:val="20"/>
            <w14:ligatures w14:val="standardContextual"/>
          </w:rPr>
          <w:delText>,</w:delText>
        </w:r>
      </w:del>
      <w:r w:rsidRPr="00921732">
        <w:rPr>
          <w:szCs w:val="20"/>
          <w14:ligatures w14:val="standardContextual"/>
        </w:rPr>
        <w:t xml:space="preserve"> and are excluded in a performance sensitivity analysis. Fifth, PROBAST+AI was adapted for </w:t>
      </w:r>
      <w:r w:rsidR="00372DD2" w:rsidRPr="00921732">
        <w:rPr>
          <w:szCs w:val="20"/>
          <w14:ligatures w14:val="standardContextual"/>
        </w:rPr>
        <w:t xml:space="preserve">the single-predictor analysis of </w:t>
      </w:r>
      <w:commentRangeStart w:id="399"/>
      <w:r w:rsidR="00372DD2" w:rsidRPr="006C60AA">
        <w:rPr>
          <w:szCs w:val="20"/>
          <w:highlight w:val="yellow"/>
          <w14:ligatures w14:val="standardContextual"/>
        </w:rPr>
        <w:t>Marques et al. (2018)</w:t>
      </w:r>
      <w:commentRangeEnd w:id="399"/>
      <w:r w:rsidR="006C60AA" w:rsidRPr="00921732">
        <w:rPr>
          <w:rStyle w:val="CommentReference"/>
          <w:sz w:val="20"/>
          <w:szCs w:val="20"/>
          <w14:ligatures w14:val="standardContextual"/>
        </w:rPr>
        <w:commentReference w:id="399"/>
      </w:r>
      <w:r w:rsidR="00372DD2" w:rsidRPr="00921732">
        <w:rPr>
          <w:szCs w:val="20"/>
          <w14:ligatures w14:val="standardContextual"/>
        </w:rPr>
        <w:t>.</w:t>
      </w:r>
      <w:r w:rsidRPr="00921732">
        <w:rPr>
          <w:szCs w:val="20"/>
          <w14:ligatures w14:val="standardContextual"/>
        </w:rPr>
        <w:t xml:space="preserve"> Complete official item-level forms for all 37 complete-article reports are not included, so the retained domain-level judgments remain provisional</w:t>
      </w:r>
      <w:ins w:id="400" w:author="English Editor" w:date="2026-10-22T08:59:00Z" w16du:dateUtc="2026-10-22T12:59:00Z">
        <w:r w:rsidR="007155E0">
          <w:rPr>
            <w:szCs w:val="20"/>
            <w14:ligatures w14:val="standardContextual"/>
          </w:rPr>
          <w:t>,</w:t>
        </w:r>
      </w:ins>
      <w:r w:rsidRPr="00921732">
        <w:rPr>
          <w:szCs w:val="20"/>
          <w14:ligatures w14:val="standardContextual"/>
        </w:rPr>
        <w:t xml:space="preserve"> and item-by-item reproducibility is not established. Sixth, source material and derived values are identified, but systematic cell-level source coordinates are unavailable; source numerical anomalies and their influence remain explicitly flagged. Only 26 of 37 families supplied an exact representative AUC. Selection is post hoc, comparisons are unadjusted and ecological, and heterogeneous tasks preclude a common pooled performance estimate. Finally, no formal certainty rating or quantitative reporting</w:t>
      </w:r>
      <w:ins w:id="401" w:author="English Editor" w:date="2026-10-22T08:11:00Z" w16du:dateUtc="2026-10-22T12:11:00Z">
        <w:r w:rsidR="004652F0">
          <w:rPr>
            <w:szCs w:val="20"/>
            <w14:ligatures w14:val="standardContextual"/>
          </w:rPr>
          <w:t xml:space="preserve"> </w:t>
        </w:r>
      </w:ins>
      <w:del w:id="402" w:author="English Editor" w:date="2026-10-22T08:11:00Z" w16du:dateUtc="2026-10-22T12:11:00Z">
        <w:r w:rsidRPr="00921732" w:rsidDel="004652F0">
          <w:rPr>
            <w:szCs w:val="20"/>
            <w14:ligatures w14:val="standardContextual"/>
          </w:rPr>
          <w:delText>-</w:delText>
        </w:r>
      </w:del>
      <w:r w:rsidRPr="00921732">
        <w:rPr>
          <w:szCs w:val="20"/>
          <w14:ligatures w14:val="standardContextual"/>
        </w:rPr>
        <w:t>bias assessment was undertaken.</w:t>
      </w:r>
    </w:p>
    <w:p w14:paraId="48DEE403" w14:textId="77777777" w:rsidR="00C8142B" w:rsidRPr="00921732" w:rsidRDefault="001D7585" w:rsidP="00921732">
      <w:pPr>
        <w:pStyle w:val="MDPI21heading1"/>
        <w:rPr>
          <w:szCs w:val="24"/>
          <w14:ligatures w14:val="standardContextual"/>
        </w:rPr>
      </w:pPr>
      <w:r w:rsidRPr="00921732">
        <w:rPr>
          <w:szCs w:val="24"/>
          <w14:ligatures w14:val="standardContextual"/>
        </w:rPr>
        <w:t>5. Conclusions</w:t>
      </w:r>
    </w:p>
    <w:p w14:paraId="22D9254A" w14:textId="25A661B3" w:rsidR="007964DF" w:rsidRDefault="001D7585">
      <w:pPr>
        <w:pStyle w:val="MDPI31text"/>
        <w:rPr>
          <w:szCs w:val="20"/>
          <w14:ligatures w14:val="standardContextual"/>
        </w:rPr>
      </w:pPr>
      <w:r w:rsidRPr="00921732">
        <w:rPr>
          <w:szCs w:val="20"/>
          <w14:ligatures w14:val="standardContextual"/>
        </w:rPr>
        <w:t>Reported discrimination of wearable- and vision-based gait models for predicting future falls in older adults varied substantially and was derived predominantly from small development or internally validated cohorts at high risk of bias. Evidence from independent external cohorts, calibration assessments, decision</w:t>
      </w:r>
      <w:ins w:id="403" w:author="English Editor" w:date="2026-10-22T09:58:00Z" w16du:dateUtc="2026-10-22T13:58:00Z">
        <w:r w:rsidR="00B56B96">
          <w:rPr>
            <w:szCs w:val="20"/>
            <w14:ligatures w14:val="standardContextual"/>
          </w:rPr>
          <w:t xml:space="preserve"> </w:t>
        </w:r>
      </w:ins>
      <w:del w:id="404" w:author="English Editor" w:date="2026-10-22T09:58:00Z" w16du:dateUtc="2026-10-22T13:58:00Z">
        <w:r w:rsidRPr="00921732" w:rsidDel="00B56B96">
          <w:rPr>
            <w:szCs w:val="20"/>
            <w14:ligatures w14:val="standardContextual"/>
          </w:rPr>
          <w:delText>-</w:delText>
        </w:r>
      </w:del>
      <w:r w:rsidRPr="00921732">
        <w:rPr>
          <w:szCs w:val="20"/>
          <w14:ligatures w14:val="standardContextual"/>
        </w:rPr>
        <w:t xml:space="preserve">curve analyses, and clinical impact evaluations remains insufficient. Current evidence does not support routine clinical deployment. This conclusion reflects evidentiary readiness rather than the biological or technical potential of gait-derived biomarkers. Progress depends on adequately powered, independent, multisite validation of fully specified and </w:t>
      </w:r>
      <w:r w:rsidRPr="00D119D1">
        <w:rPr>
          <w:szCs w:val="20"/>
          <w14:ligatures w14:val="standardContextual"/>
        </w:rPr>
        <w:t>version-controlled sensor-to-model pipelines, with calibration, prespecified decision thresholds, net</w:t>
      </w:r>
      <w:ins w:id="405" w:author="English Editor" w:date="2026-10-22T08:11:00Z" w16du:dateUtc="2026-10-22T12:11:00Z">
        <w:r w:rsidR="004652F0">
          <w:rPr>
            <w:szCs w:val="20"/>
            <w14:ligatures w14:val="standardContextual"/>
          </w:rPr>
          <w:t xml:space="preserve"> </w:t>
        </w:r>
      </w:ins>
      <w:del w:id="406" w:author="English Editor" w:date="2026-10-22T08:11:00Z" w16du:dateUtc="2026-10-22T12:11:00Z">
        <w:r w:rsidRPr="00D119D1" w:rsidDel="004652F0">
          <w:rPr>
            <w:szCs w:val="20"/>
            <w14:ligatures w14:val="standardContextual"/>
          </w:rPr>
          <w:delText>-</w:delText>
        </w:r>
      </w:del>
      <w:r w:rsidRPr="00D119D1">
        <w:rPr>
          <w:szCs w:val="20"/>
          <w14:ligatures w14:val="standardContextual"/>
        </w:rPr>
        <w:t xml:space="preserve">benefit </w:t>
      </w:r>
      <w:r w:rsidRPr="00921732">
        <w:rPr>
          <w:szCs w:val="20"/>
          <w14:ligatures w14:val="standardContextual"/>
        </w:rPr>
        <w:t>analysis, and subsequent impact evaluation.</w:t>
      </w:r>
    </w:p>
    <w:p w14:paraId="385074A8" w14:textId="55BD54F1" w:rsidR="00C8142B" w:rsidRPr="00921732" w:rsidRDefault="007964DF" w:rsidP="007964DF">
      <w:pPr>
        <w:pStyle w:val="MDPI62backmatter"/>
        <w:spacing w:before="240"/>
        <w:rPr>
          <w:szCs w:val="18"/>
          <w14:ligatures w14:val="standardContextual"/>
        </w:rPr>
      </w:pPr>
      <w:commentRangeStart w:id="407"/>
      <w:r w:rsidRPr="007964DF">
        <w:rPr>
          <w:b/>
          <w:szCs w:val="18"/>
          <w:highlight w:val="yellow"/>
          <w14:ligatures w14:val="standardContextual"/>
        </w:rPr>
        <w:t>Supplementary Material</w:t>
      </w:r>
      <w:r w:rsidR="00921732" w:rsidRPr="007964DF">
        <w:rPr>
          <w:b/>
          <w:szCs w:val="18"/>
          <w:highlight w:val="yellow"/>
          <w14:ligatures w14:val="standardContextual"/>
        </w:rPr>
        <w:t>s</w:t>
      </w:r>
      <w:commentRangeEnd w:id="407"/>
      <w:r w:rsidR="00B2230F" w:rsidRPr="007964DF">
        <w:rPr>
          <w:rStyle w:val="CommentReference"/>
          <w:b/>
          <w:sz w:val="18"/>
          <w:szCs w:val="18"/>
          <w14:ligatures w14:val="standardContextual"/>
        </w:rPr>
        <w:commentReference w:id="407"/>
      </w:r>
      <w:r w:rsidR="00921732" w:rsidRPr="007964DF">
        <w:rPr>
          <w:b/>
          <w:szCs w:val="18"/>
          <w14:ligatures w14:val="standardContextual"/>
        </w:rPr>
        <w:t xml:space="preserve">: </w:t>
      </w:r>
      <w:commentRangeStart w:id="408"/>
      <w:r w:rsidRPr="007964DF">
        <w:rPr>
          <w:bCs/>
          <w:szCs w:val="18"/>
          <w:highlight w:val="yellow"/>
          <w14:ligatures w14:val="standardContextual"/>
        </w:rPr>
        <w:t>The following supporting information can be downloaded at</w:t>
      </w:r>
      <w:del w:id="409" w:author="English Editor" w:date="2026-10-22T08:11:00Z" w16du:dateUtc="2026-10-22T12:11:00Z">
        <w:r w:rsidRPr="007964DF" w:rsidDel="00E21970">
          <w:rPr>
            <w:bCs/>
            <w:szCs w:val="18"/>
            <w:highlight w:val="yellow"/>
            <w14:ligatures w14:val="standardContextual"/>
          </w:rPr>
          <w:delText>:</w:delText>
        </w:r>
      </w:del>
      <w:r w:rsidRPr="007964DF">
        <w:rPr>
          <w:bCs/>
          <w:szCs w:val="18"/>
          <w:highlight w:val="yellow"/>
          <w14:ligatures w14:val="standardContextual"/>
        </w:rPr>
        <w:t xml:space="preserve"> https://www.mdpi.com/article/doi/s1</w:t>
      </w:r>
      <w:commentRangeEnd w:id="408"/>
      <w:r>
        <w:rPr>
          <w:rStyle w:val="CommentReference"/>
          <w:bCs/>
          <w:sz w:val="18"/>
          <w:szCs w:val="18"/>
          <w14:ligatures w14:val="standardContextual"/>
        </w:rPr>
        <w:commentReference w:id="408"/>
      </w:r>
      <w:ins w:id="410" w:author="English Editor" w:date="2026-10-22T08:11:00Z" w16du:dateUtc="2026-10-22T12:11:00Z">
        <w:r w:rsidR="00E21970">
          <w:rPr>
            <w:bCs/>
            <w:szCs w:val="18"/>
            <w14:ligatures w14:val="standardContextual"/>
          </w:rPr>
          <w:t>:</w:t>
        </w:r>
      </w:ins>
      <w:del w:id="411" w:author="English Editor" w:date="2026-10-22T08:11:00Z" w16du:dateUtc="2026-10-22T12:11:00Z">
        <w:r w:rsidRPr="007964DF" w:rsidDel="00E21970">
          <w:rPr>
            <w:bCs/>
            <w:szCs w:val="18"/>
            <w14:ligatures w14:val="standardContextual"/>
          </w:rPr>
          <w:delText>,</w:delText>
        </w:r>
      </w:del>
      <w:r w:rsidRPr="007964DF">
        <w:rPr>
          <w:bCs/>
          <w:szCs w:val="18"/>
          <w14:ligatures w14:val="standardContextual"/>
        </w:rPr>
        <w:t xml:space="preserve"> </w:t>
      </w:r>
      <w:r w:rsidR="00405D77" w:rsidRPr="00921732">
        <w:rPr>
          <w:szCs w:val="18"/>
          <w14:ligatures w14:val="standardContextual"/>
        </w:rPr>
        <w:t>Table S1: Original search strategies as recorded, limits</w:t>
      </w:r>
      <w:r w:rsidR="00921732" w:rsidRPr="00921732">
        <w:rPr>
          <w:szCs w:val="18"/>
          <w14:ligatures w14:val="standardContextual"/>
        </w:rPr>
        <w:t xml:space="preserve">, dates, and yields; Table S2: Report-level data extraction for the 47 included reports, </w:t>
      </w:r>
      <w:r w:rsidR="00405D77" w:rsidRPr="00921732">
        <w:rPr>
          <w:szCs w:val="18"/>
          <w14:ligatures w14:val="standardContextual"/>
        </w:rPr>
        <w:t>with source material identified;</w:t>
      </w:r>
      <w:r w:rsidR="00921732" w:rsidRPr="00921732">
        <w:rPr>
          <w:szCs w:val="18"/>
          <w14:ligatures w14:val="standardContextual"/>
        </w:rPr>
        <w:t xml:space="preserve"> </w:t>
      </w:r>
      <w:r w:rsidR="00405D77" w:rsidRPr="00921732">
        <w:rPr>
          <w:szCs w:val="18"/>
          <w14:ligatures w14:val="standardContextual"/>
        </w:rPr>
        <w:t>Table S3: Reports assessed without complete-article access</w:t>
      </w:r>
      <w:r w:rsidR="00921732" w:rsidRPr="00921732">
        <w:rPr>
          <w:szCs w:val="18"/>
          <w14:ligatures w14:val="standardContextual"/>
        </w:rPr>
        <w:t xml:space="preserve"> (secondary evidence tier); Table S4: Excluded reports that might appear eligible, with reasons; Table S5: Cohort</w:t>
      </w:r>
      <w:del w:id="412" w:author="English Editor" w:date="2026-10-22T08:11:00Z" w16du:dateUtc="2026-10-22T12:11:00Z">
        <w:r w:rsidR="00921732" w:rsidRPr="00921732" w:rsidDel="00EC26E2">
          <w:rPr>
            <w:szCs w:val="18"/>
            <w14:ligatures w14:val="standardContextual"/>
          </w:rPr>
          <w:delText>-</w:delText>
        </w:r>
      </w:del>
      <w:ins w:id="413" w:author="English Editor" w:date="2026-10-22T08:11:00Z" w16du:dateUtc="2026-10-22T12:11:00Z">
        <w:r w:rsidR="00EC26E2">
          <w:rPr>
            <w:szCs w:val="18"/>
            <w14:ligatures w14:val="standardContextual"/>
          </w:rPr>
          <w:t xml:space="preserve"> </w:t>
        </w:r>
      </w:ins>
      <w:r w:rsidR="00921732" w:rsidRPr="00921732">
        <w:rPr>
          <w:szCs w:val="18"/>
          <w14:ligatures w14:val="standardContextual"/>
        </w:rPr>
        <w:t>overlap map; Table S6: Representative</w:t>
      </w:r>
      <w:del w:id="414" w:author="English Editor" w:date="2026-10-22T08:11:00Z" w16du:dateUtc="2026-10-22T12:11:00Z">
        <w:r w:rsidR="00921732" w:rsidRPr="00921732" w:rsidDel="00EC26E2">
          <w:rPr>
            <w:szCs w:val="18"/>
            <w14:ligatures w14:val="standardContextual"/>
          </w:rPr>
          <w:delText>-</w:delText>
        </w:r>
      </w:del>
      <w:ins w:id="415" w:author="English Editor" w:date="2026-10-22T08:11:00Z" w16du:dateUtc="2026-10-22T12:11:00Z">
        <w:r w:rsidR="00EC26E2">
          <w:rPr>
            <w:szCs w:val="18"/>
            <w14:ligatures w14:val="standardContextual"/>
          </w:rPr>
          <w:t xml:space="preserve"> </w:t>
        </w:r>
      </w:ins>
      <w:r w:rsidR="00921732" w:rsidRPr="00921732">
        <w:rPr>
          <w:szCs w:val="18"/>
          <w14:ligatures w14:val="standardContextual"/>
        </w:rPr>
        <w:t xml:space="preserve">estimate selection </w:t>
      </w:r>
      <w:r w:rsidR="00405D77" w:rsidRPr="00921732">
        <w:rPr>
          <w:szCs w:val="18"/>
          <w14:ligatures w14:val="standardContextual"/>
        </w:rPr>
        <w:t>for each cohort family;</w:t>
      </w:r>
      <w:r w:rsidR="00921732" w:rsidRPr="00921732">
        <w:rPr>
          <w:szCs w:val="18"/>
          <w14:ligatures w14:val="standardContextual"/>
        </w:rPr>
        <w:t xml:space="preserve"> Table S7: Domain-level PROBAST+AI </w:t>
      </w:r>
      <w:r w:rsidR="00405D77" w:rsidRPr="00921732">
        <w:rPr>
          <w:szCs w:val="18"/>
          <w14:ligatures w14:val="standardContextual"/>
        </w:rPr>
        <w:t>development</w:t>
      </w:r>
      <w:del w:id="416" w:author="English Editor" w:date="2026-10-22T08:11:00Z" w16du:dateUtc="2026-10-22T12:11:00Z">
        <w:r w:rsidR="00405D77" w:rsidRPr="00921732" w:rsidDel="00C84505">
          <w:rPr>
            <w:szCs w:val="18"/>
            <w14:ligatures w14:val="standardContextual"/>
          </w:rPr>
          <w:delText>-</w:delText>
        </w:r>
      </w:del>
      <w:ins w:id="417" w:author="English Editor" w:date="2026-10-22T08:11:00Z" w16du:dateUtc="2026-10-22T12:11:00Z">
        <w:r w:rsidR="00C84505">
          <w:rPr>
            <w:szCs w:val="18"/>
            <w14:ligatures w14:val="standardContextual"/>
          </w:rPr>
          <w:t xml:space="preserve"> </w:t>
        </w:r>
      </w:ins>
      <w:r w:rsidR="00405D77" w:rsidRPr="00921732">
        <w:rPr>
          <w:szCs w:val="18"/>
          <w14:ligatures w14:val="standardContextual"/>
        </w:rPr>
        <w:t xml:space="preserve">quality, evaluation risk-of-bias, and applicability judgments </w:t>
      </w:r>
      <w:r w:rsidR="00372DD2" w:rsidRPr="00921732">
        <w:rPr>
          <w:szCs w:val="18"/>
          <w14:ligatures w14:val="standardContextual"/>
        </w:rPr>
        <w:t>(Panels A and B), with rationales and not-evaluable designations for reports without complete-article access;</w:t>
      </w:r>
      <w:r w:rsidR="00921732" w:rsidRPr="00921732">
        <w:rPr>
          <w:szCs w:val="18"/>
          <w14:ligatures w14:val="standardContextual"/>
        </w:rPr>
        <w:t xml:space="preserve"> </w:t>
      </w:r>
      <w:r w:rsidR="00917CB3" w:rsidRPr="00921732">
        <w:rPr>
          <w:szCs w:val="18"/>
          <w14:ligatures w14:val="standardContextual"/>
        </w:rPr>
        <w:t>PRISMA 2020 checklist.</w:t>
      </w:r>
    </w:p>
    <w:p w14:paraId="019812AC" w14:textId="52BD042C" w:rsidR="00C8142B" w:rsidRPr="00921732" w:rsidRDefault="00921732" w:rsidP="00921732">
      <w:pPr>
        <w:pStyle w:val="MDPI62backmatter"/>
        <w:rPr>
          <w:szCs w:val="18"/>
          <w14:ligatures w14:val="standardContextual"/>
        </w:rPr>
      </w:pPr>
      <w:commentRangeStart w:id="418"/>
      <w:r w:rsidRPr="00921732">
        <w:rPr>
          <w:b/>
          <w:szCs w:val="18"/>
          <w14:ligatures w14:val="standardContextual"/>
        </w:rPr>
        <w:t>Author Contributions</w:t>
      </w:r>
      <w:commentRangeEnd w:id="418"/>
      <w:r w:rsidR="002A68A2" w:rsidRPr="00921732">
        <w:rPr>
          <w:rStyle w:val="CommentReference"/>
          <w:b/>
          <w:sz w:val="18"/>
          <w:szCs w:val="18"/>
          <w14:ligatures w14:val="standardContextual"/>
        </w:rPr>
        <w:commentReference w:id="418"/>
      </w:r>
      <w:r w:rsidRPr="00921732">
        <w:rPr>
          <w:b/>
          <w:szCs w:val="18"/>
          <w14:ligatures w14:val="standardContextual"/>
        </w:rPr>
        <w:t xml:space="preserve">: </w:t>
      </w:r>
      <w:r w:rsidRPr="00921732">
        <w:rPr>
          <w:szCs w:val="18"/>
          <w14:ligatures w14:val="standardContextual"/>
        </w:rPr>
        <w:t>Conceptualization, M.S.A. and Y.H.J.; methodology, M.S.A., Y.H.J. and A.H.I.; validation, F.M.A.S. and M.G.A.; formal analysis, M.S.A. and A.H.I.; investigation, M.S.A., Y.H.J., F.M.A.S. and M.G.A.; data curation, A.H.I. and F.M.A.S.; writing—original draft preparation, M.S.A. and Y.H.J.; writing—review and editing, A.H.I., F.M.A.S. and M.G.A.; visualization, A.H.I.; supervision, Y.H.J.; project administration, Y.H.J.; funding acquisition, Y.H.J. All authors have read and agreed to the published version of th</w:t>
      </w:r>
      <w:ins w:id="419" w:author="English Editor" w:date="2026-10-22T08:12:00Z" w16du:dateUtc="2026-10-22T12:12:00Z">
        <w:r w:rsidR="00C84505">
          <w:rPr>
            <w:szCs w:val="18"/>
            <w14:ligatures w14:val="standardContextual"/>
          </w:rPr>
          <w:t>is</w:t>
        </w:r>
      </w:ins>
      <w:del w:id="420" w:author="English Editor" w:date="2026-10-22T08:12:00Z" w16du:dateUtc="2026-10-22T12:12:00Z">
        <w:r w:rsidRPr="00921732" w:rsidDel="00C84505">
          <w:rPr>
            <w:szCs w:val="18"/>
            <w14:ligatures w14:val="standardContextual"/>
          </w:rPr>
          <w:delText>e</w:delText>
        </w:r>
      </w:del>
      <w:r w:rsidRPr="00921732">
        <w:rPr>
          <w:szCs w:val="18"/>
          <w14:ligatures w14:val="standardContextual"/>
        </w:rPr>
        <w:t xml:space="preserve"> manuscript.</w:t>
      </w:r>
    </w:p>
    <w:p w14:paraId="42110875" w14:textId="77777777" w:rsidR="00C8142B" w:rsidRPr="00921732" w:rsidRDefault="001D7585" w:rsidP="00921732">
      <w:pPr>
        <w:pStyle w:val="MDPI62backmatter"/>
        <w:rPr>
          <w:szCs w:val="18"/>
          <w14:ligatures w14:val="standardContextual"/>
        </w:rPr>
      </w:pPr>
      <w:commentRangeStart w:id="421"/>
      <w:r w:rsidRPr="00921732">
        <w:rPr>
          <w:b/>
          <w:szCs w:val="18"/>
          <w:highlight w:val="yellow"/>
          <w14:ligatures w14:val="standardContextual"/>
        </w:rPr>
        <w:t>Funding</w:t>
      </w:r>
      <w:commentRangeEnd w:id="421"/>
      <w:r w:rsidR="00A7493F" w:rsidRPr="00921732">
        <w:rPr>
          <w:rStyle w:val="CommentReference"/>
          <w:b/>
          <w:sz w:val="18"/>
          <w:szCs w:val="18"/>
          <w14:ligatures w14:val="standardContextual"/>
        </w:rPr>
        <w:commentReference w:id="421"/>
      </w:r>
      <w:r w:rsidRPr="00921732">
        <w:rPr>
          <w:b/>
          <w:szCs w:val="18"/>
          <w14:ligatures w14:val="standardContextual"/>
        </w:rPr>
        <w:t xml:space="preserve">: </w:t>
      </w:r>
      <w:r w:rsidRPr="00921732">
        <w:rPr>
          <w:szCs w:val="18"/>
          <w14:ligatures w14:val="standardContextual"/>
        </w:rPr>
        <w:t>This research was funded by the King Salman Center for Disability Research, grant number KSRG-2026-455.</w:t>
      </w:r>
    </w:p>
    <w:p w14:paraId="227E3E48" w14:textId="3E671D35" w:rsidR="00C8142B" w:rsidRPr="00921732" w:rsidRDefault="001D7585" w:rsidP="00921732">
      <w:pPr>
        <w:pStyle w:val="MDPI62backmatter"/>
        <w:rPr>
          <w:szCs w:val="18"/>
          <w14:ligatures w14:val="standardContextual"/>
        </w:rPr>
      </w:pPr>
      <w:r w:rsidRPr="00921732">
        <w:rPr>
          <w:b/>
          <w:szCs w:val="18"/>
          <w14:ligatures w14:val="standardContextual"/>
        </w:rPr>
        <w:t xml:space="preserve">Institutional Review Board Statement: </w:t>
      </w:r>
      <w:r w:rsidRPr="00921732">
        <w:rPr>
          <w:szCs w:val="18"/>
          <w14:ligatures w14:val="standardContextual"/>
        </w:rPr>
        <w:t xml:space="preserve">Not applicable; this systematic review </w:t>
      </w:r>
      <w:r w:rsidR="00405D77" w:rsidRPr="00921732">
        <w:rPr>
          <w:szCs w:val="18"/>
          <w14:ligatures w14:val="standardContextual"/>
        </w:rPr>
        <w:t>analyzed</w:t>
      </w:r>
      <w:r w:rsidRPr="00921732">
        <w:rPr>
          <w:szCs w:val="18"/>
          <w14:ligatures w14:val="standardContextual"/>
        </w:rPr>
        <w:t xml:space="preserve"> data from published studies.</w:t>
      </w:r>
    </w:p>
    <w:p w14:paraId="602823ED" w14:textId="77777777" w:rsidR="00C8142B" w:rsidRPr="00921732" w:rsidRDefault="001D7585" w:rsidP="00921732">
      <w:pPr>
        <w:pStyle w:val="MDPI62backmatter"/>
        <w:rPr>
          <w:szCs w:val="18"/>
          <w14:ligatures w14:val="standardContextual"/>
        </w:rPr>
      </w:pPr>
      <w:r w:rsidRPr="00921732">
        <w:rPr>
          <w:b/>
          <w:szCs w:val="18"/>
          <w14:ligatures w14:val="standardContextual"/>
        </w:rPr>
        <w:t xml:space="preserve">Informed Consent Statement: </w:t>
      </w:r>
      <w:r w:rsidRPr="00921732">
        <w:rPr>
          <w:szCs w:val="18"/>
          <w14:ligatures w14:val="standardContextual"/>
        </w:rPr>
        <w:t>Not applicable.</w:t>
      </w:r>
    </w:p>
    <w:p w14:paraId="7EF717C8" w14:textId="03570C8D" w:rsidR="00C8142B" w:rsidRPr="00921732" w:rsidRDefault="001D7585" w:rsidP="00921732">
      <w:pPr>
        <w:pStyle w:val="MDPI62backmatter"/>
        <w:rPr>
          <w:szCs w:val="18"/>
          <w14:ligatures w14:val="standardContextual"/>
        </w:rPr>
      </w:pPr>
      <w:r w:rsidRPr="00921732">
        <w:rPr>
          <w:b/>
          <w:szCs w:val="18"/>
          <w14:ligatures w14:val="standardContextual"/>
        </w:rPr>
        <w:lastRenderedPageBreak/>
        <w:t xml:space="preserve">Data Availability Statement: </w:t>
      </w:r>
      <w:r w:rsidRPr="003C1BBB">
        <w:rPr>
          <w:szCs w:val="18"/>
          <w14:ligatures w14:val="standardContextual"/>
        </w:rPr>
        <w:t xml:space="preserve">Supplementary Tables S1–S7 </w:t>
      </w:r>
      <w:r w:rsidRPr="00921732">
        <w:rPr>
          <w:szCs w:val="18"/>
          <w14:ligatures w14:val="standardContextual"/>
        </w:rPr>
        <w:t>contain the retained original search strategies and yields, report-level extractions with source</w:t>
      </w:r>
      <w:del w:id="422" w:author="English Editor" w:date="2026-10-22T08:12:00Z" w16du:dateUtc="2026-10-22T12:12:00Z">
        <w:r w:rsidRPr="00921732" w:rsidDel="00641502">
          <w:rPr>
            <w:szCs w:val="18"/>
            <w14:ligatures w14:val="standardContextual"/>
          </w:rPr>
          <w:delText>-</w:delText>
        </w:r>
      </w:del>
      <w:ins w:id="423" w:author="English Editor" w:date="2026-10-22T08:12:00Z" w16du:dateUtc="2026-10-22T12:12:00Z">
        <w:r w:rsidR="00641502">
          <w:rPr>
            <w:szCs w:val="18"/>
            <w14:ligatures w14:val="standardContextual"/>
          </w:rPr>
          <w:t xml:space="preserve"> </w:t>
        </w:r>
      </w:ins>
      <w:r w:rsidRPr="00921732">
        <w:rPr>
          <w:szCs w:val="18"/>
          <w14:ligatures w14:val="standardContextual"/>
        </w:rPr>
        <w:t>material labels, exclusion rationales, cohort links, representative</w:t>
      </w:r>
      <w:del w:id="424" w:author="English Editor" w:date="2026-10-22T08:12:00Z" w16du:dateUtc="2026-10-22T12:12:00Z">
        <w:r w:rsidRPr="00921732" w:rsidDel="00641502">
          <w:rPr>
            <w:szCs w:val="18"/>
            <w14:ligatures w14:val="standardContextual"/>
          </w:rPr>
          <w:delText>-</w:delText>
        </w:r>
      </w:del>
      <w:ins w:id="425" w:author="English Editor" w:date="2026-10-22T08:12:00Z" w16du:dateUtc="2026-10-22T12:12:00Z">
        <w:r w:rsidR="00641502">
          <w:rPr>
            <w:szCs w:val="18"/>
            <w14:ligatures w14:val="standardContextual"/>
          </w:rPr>
          <w:t xml:space="preserve"> </w:t>
        </w:r>
      </w:ins>
      <w:r w:rsidRPr="00921732">
        <w:rPr>
          <w:szCs w:val="18"/>
          <w14:ligatures w14:val="standardContextual"/>
        </w:rPr>
        <w:t xml:space="preserve">AUC selections and domain-level appraisal records. </w:t>
      </w:r>
      <w:r w:rsidR="00917CB3" w:rsidRPr="00921732">
        <w:rPr>
          <w:szCs w:val="18"/>
          <w14:ligatures w14:val="standardContextual"/>
        </w:rPr>
        <w:t>Table S6 records the representative AUC values and Table S2 the report-to-family validation classifications from which the descriptive AUC summaries and validation counts are calculated; no separate data files or analysis code are supplied.</w:t>
      </w:r>
      <w:r w:rsidRPr="00921732">
        <w:rPr>
          <w:szCs w:val="18"/>
          <w14:ligatures w14:val="standardContextual"/>
        </w:rPr>
        <w:t xml:space="preserve"> Expanded</w:t>
      </w:r>
      <w:del w:id="426" w:author="English Editor" w:date="2026-10-22T08:12:00Z" w16du:dateUtc="2026-10-22T12:12:00Z">
        <w:r w:rsidRPr="00921732" w:rsidDel="00191982">
          <w:rPr>
            <w:szCs w:val="18"/>
            <w14:ligatures w14:val="standardContextual"/>
          </w:rPr>
          <w:delText>-</w:delText>
        </w:r>
      </w:del>
      <w:ins w:id="427" w:author="English Editor" w:date="2026-10-22T08:12:00Z" w16du:dateUtc="2026-10-22T12:12:00Z">
        <w:r w:rsidR="00191982">
          <w:rPr>
            <w:szCs w:val="18"/>
            <w14:ligatures w14:val="standardContextual"/>
          </w:rPr>
          <w:t xml:space="preserve"> </w:t>
        </w:r>
      </w:ins>
      <w:r w:rsidRPr="00921732">
        <w:rPr>
          <w:szCs w:val="18"/>
          <w14:ligatures w14:val="standardContextual"/>
        </w:rPr>
        <w:t xml:space="preserve">search execution histories, rerun yields and screening dispositions, a completed PRESS record, exact intermediate stage dates </w:t>
      </w:r>
      <w:r w:rsidRPr="003C1BBB">
        <w:rPr>
          <w:szCs w:val="18"/>
          <w14:ligatures w14:val="standardContextual"/>
        </w:rPr>
        <w:t>and time-stamped project logs, a prospective standalone protocol, source-level histories for the original supplementary searches</w:t>
      </w:r>
      <w:r w:rsidRPr="00921732">
        <w:rPr>
          <w:szCs w:val="18"/>
          <w14:ligatures w14:val="standardContextual"/>
        </w:rPr>
        <w:t xml:space="preserve">, and </w:t>
      </w:r>
      <w:r w:rsidR="00917CB3" w:rsidRPr="00921732">
        <w:rPr>
          <w:szCs w:val="18"/>
          <w14:ligatures w14:val="standardContextual"/>
        </w:rPr>
        <w:t>systematic cell-level extraction locators are unavailable.</w:t>
      </w:r>
      <w:r w:rsidRPr="00921732">
        <w:rPr>
          <w:szCs w:val="18"/>
          <w14:ligatures w14:val="standardContextual"/>
        </w:rPr>
        <w:t xml:space="preserve"> No auditable independent sample reassessment, paired blinded pre-consensus decisions/ratings or reviewer-level adjudication logs are supplied; neither independent disagreement rates nor Cohen’s κ can be estimated. Complete official item-level PROBAST+AI forms for all 37 complete-article reports are not included; Table S7 is a provisional domain-level record and does not establish item-by-item reproducibility.</w:t>
      </w:r>
    </w:p>
    <w:p w14:paraId="685847F1" w14:textId="7C50BF13" w:rsidR="00C8142B" w:rsidRPr="00921732" w:rsidRDefault="001D7585" w:rsidP="00921732">
      <w:pPr>
        <w:pStyle w:val="MDPI62backmatter"/>
        <w:rPr>
          <w:szCs w:val="18"/>
          <w14:ligatures w14:val="standardContextual"/>
        </w:rPr>
      </w:pPr>
      <w:commentRangeStart w:id="428"/>
      <w:r w:rsidRPr="00921732">
        <w:rPr>
          <w:b/>
          <w:szCs w:val="18"/>
          <w:highlight w:val="yellow"/>
          <w14:ligatures w14:val="standardContextual"/>
        </w:rPr>
        <w:t>Acknowledgments</w:t>
      </w:r>
      <w:commentRangeEnd w:id="428"/>
      <w:r w:rsidR="00A7493F" w:rsidRPr="00921732">
        <w:rPr>
          <w:rStyle w:val="CommentReference"/>
          <w:b/>
          <w:sz w:val="18"/>
          <w:szCs w:val="18"/>
          <w14:ligatures w14:val="standardContextual"/>
        </w:rPr>
        <w:commentReference w:id="428"/>
      </w:r>
      <w:r w:rsidRPr="00921732">
        <w:rPr>
          <w:b/>
          <w:szCs w:val="18"/>
          <w14:ligatures w14:val="standardContextual"/>
        </w:rPr>
        <w:t xml:space="preserve">: </w:t>
      </w:r>
      <w:r w:rsidRPr="00921732">
        <w:rPr>
          <w:szCs w:val="18"/>
          <w14:ligatures w14:val="standardContextual"/>
        </w:rPr>
        <w:t>The authors extend their appreciation to the King Salman Center for Disability Research for funding this work through Research Group Number KSRG-2026-455.</w:t>
      </w:r>
    </w:p>
    <w:p w14:paraId="1DCCE529" w14:textId="1D48E6B8" w:rsidR="00C8142B" w:rsidRPr="00921732" w:rsidRDefault="001D7585" w:rsidP="00921732">
      <w:pPr>
        <w:pStyle w:val="MDPI62backmatter"/>
        <w:rPr>
          <w:szCs w:val="18"/>
          <w14:ligatures w14:val="standardContextual"/>
        </w:rPr>
      </w:pPr>
      <w:r w:rsidRPr="00921732">
        <w:rPr>
          <w:b/>
          <w:szCs w:val="18"/>
          <w14:ligatures w14:val="standardContextual"/>
        </w:rPr>
        <w:t xml:space="preserve">Conflicts of Interest: </w:t>
      </w:r>
      <w:r w:rsidRPr="00921732">
        <w:rPr>
          <w:szCs w:val="18"/>
          <w14:ligatures w14:val="standardContextual"/>
        </w:rPr>
        <w:t xml:space="preserve">The authors declare no conflicts of interest. The funders had no role in the design of the study; in the collection, </w:t>
      </w:r>
      <w:del w:id="429" w:author="English Editor" w:date="2026-10-22T08:13:00Z" w16du:dateUtc="2026-10-22T12:13:00Z">
        <w:r w:rsidRPr="00921732" w:rsidDel="00D6767D">
          <w:rPr>
            <w:szCs w:val="18"/>
            <w14:ligatures w14:val="standardContextual"/>
          </w:rPr>
          <w:delText>analyses</w:delText>
        </w:r>
      </w:del>
      <w:ins w:id="430" w:author="English Editor" w:date="2026-10-22T08:13:00Z" w16du:dateUtc="2026-10-22T12:13:00Z">
        <w:r w:rsidR="00D6767D" w:rsidRPr="00921732">
          <w:rPr>
            <w:szCs w:val="18"/>
            <w14:ligatures w14:val="standardContextual"/>
          </w:rPr>
          <w:t>analys</w:t>
        </w:r>
        <w:r w:rsidR="00D6767D">
          <w:rPr>
            <w:szCs w:val="18"/>
            <w14:ligatures w14:val="standardContextual"/>
          </w:rPr>
          <w:t>i</w:t>
        </w:r>
        <w:r w:rsidR="00D6767D" w:rsidRPr="00921732">
          <w:rPr>
            <w:szCs w:val="18"/>
            <w14:ligatures w14:val="standardContextual"/>
          </w:rPr>
          <w:t>s</w:t>
        </w:r>
      </w:ins>
      <w:r w:rsidRPr="00921732">
        <w:rPr>
          <w:szCs w:val="18"/>
          <w14:ligatures w14:val="standardContextual"/>
        </w:rPr>
        <w:t>, or interpretation of data; in the writing of th</w:t>
      </w:r>
      <w:ins w:id="431" w:author="English Editor" w:date="2026-10-22T08:13:00Z" w16du:dateUtc="2026-10-22T12:13:00Z">
        <w:r w:rsidR="00D6767D">
          <w:rPr>
            <w:szCs w:val="18"/>
            <w14:ligatures w14:val="standardContextual"/>
          </w:rPr>
          <w:t>is</w:t>
        </w:r>
      </w:ins>
      <w:del w:id="432" w:author="English Editor" w:date="2026-10-22T08:13:00Z" w16du:dateUtc="2026-10-22T12:13:00Z">
        <w:r w:rsidRPr="00921732" w:rsidDel="00D6767D">
          <w:rPr>
            <w:szCs w:val="18"/>
            <w14:ligatures w14:val="standardContextual"/>
          </w:rPr>
          <w:delText>e</w:delText>
        </w:r>
      </w:del>
      <w:r w:rsidRPr="00921732">
        <w:rPr>
          <w:szCs w:val="18"/>
          <w14:ligatures w14:val="standardContextual"/>
        </w:rPr>
        <w:t xml:space="preserve"> manuscript; or in the decision to publish the results.</w:t>
      </w:r>
    </w:p>
    <w:p w14:paraId="58800BFE" w14:textId="3206A13B" w:rsidR="00C8142B" w:rsidRPr="00921732" w:rsidRDefault="001D7585" w:rsidP="00921732">
      <w:pPr>
        <w:pStyle w:val="MDPI62backmatter"/>
        <w:spacing w:before="240" w:after="60"/>
        <w:jc w:val="left"/>
        <w:outlineLvl w:val="0"/>
        <w:rPr>
          <w:b/>
          <w:sz w:val="24"/>
          <w:szCs w:val="24"/>
          <w14:ligatures w14:val="standardContextual"/>
        </w:rPr>
      </w:pPr>
      <w:r w:rsidRPr="00921732">
        <w:rPr>
          <w:b/>
          <w:sz w:val="24"/>
          <w:szCs w:val="24"/>
          <w14:ligatures w14:val="standardContextual"/>
        </w:rPr>
        <w:t>Abbreviations</w:t>
      </w:r>
    </w:p>
    <w:p w14:paraId="0F998E4A" w14:textId="006D308F" w:rsidR="00BE65EF" w:rsidRPr="00BE65EF" w:rsidRDefault="001D7585" w:rsidP="00BE65EF">
      <w:pPr>
        <w:pStyle w:val="MDPI62backmatter"/>
        <w:spacing w:after="240"/>
        <w:rPr>
          <w:rFonts w:cs="Angsana New"/>
          <w:lang w:bidi="th-TH"/>
        </w:rPr>
      </w:pPr>
      <w:r w:rsidRPr="006B2CCC">
        <w:t>The following abbreviations are used in this manuscript</w:t>
      </w:r>
      <w:r w:rsidR="00BE65EF">
        <w:rPr>
          <w:rFonts w:cs="Angsana New"/>
          <w:lang w:bidi="th-TH"/>
        </w:rPr>
        <w:t>:</w:t>
      </w:r>
    </w:p>
    <w:p w14:paraId="4358EEA8" w14:textId="44D7436D" w:rsidR="00C8142B" w:rsidRPr="00912326" w:rsidRDefault="001D7585" w:rsidP="00912326">
      <w:pPr>
        <w:pStyle w:val="MDPI62backmatter"/>
        <w:spacing w:after="0"/>
        <w:ind w:firstLine="425"/>
        <w:rPr>
          <w:szCs w:val="18"/>
          <w14:ligatures w14:val="standardContextual"/>
        </w:rPr>
      </w:pPr>
      <w:r w:rsidRPr="00912326">
        <w:rPr>
          <w:szCs w:val="18"/>
          <w14:ligatures w14:val="standardContextual"/>
        </w:rPr>
        <w:t>AMSTAR 2, A MeaSurement Tool to Assess systematic Reviews, version 2; AUC, area under the receiver operating characteristic curve; BLSTM, bidirectional long short-term memory; CHARMS, Critical Appraisal and Data Extraction for Systematic Reviews of Prediction Modelling Studies; CI, confidence interval; C-index, concordance index; FARAO, Fall</w:t>
      </w:r>
      <w:ins w:id="433" w:author="English Editor" w:date="2026-10-22T10:18:00Z" w16du:dateUtc="2026-10-22T14:18:00Z">
        <w:r w:rsidR="003305CA">
          <w:rPr>
            <w:szCs w:val="18"/>
            <w14:ligatures w14:val="standardContextual"/>
          </w:rPr>
          <w:t>-</w:t>
        </w:r>
      </w:ins>
      <w:del w:id="434" w:author="English Editor" w:date="2026-10-22T10:18:00Z" w16du:dateUtc="2026-10-22T14:18:00Z">
        <w:r w:rsidRPr="00912326" w:rsidDel="003305CA">
          <w:rPr>
            <w:szCs w:val="18"/>
            <w14:ligatures w14:val="standardContextual"/>
          </w:rPr>
          <w:delText xml:space="preserve"> </w:delText>
        </w:r>
      </w:del>
      <w:r w:rsidRPr="00912326">
        <w:rPr>
          <w:szCs w:val="18"/>
          <w14:ligatures w14:val="standardContextual"/>
        </w:rPr>
        <w:t xml:space="preserve">Risk Assessment in Older Adults; </w:t>
      </w:r>
      <w:commentRangeStart w:id="442"/>
      <w:r w:rsidRPr="00912326">
        <w:rPr>
          <w:szCs w:val="18"/>
          <w14:ligatures w14:val="standardContextual"/>
        </w:rPr>
        <w:t xml:space="preserve">GRADE, Grading of Recommendations Assessment, Development and Evaluation</w:t>
      </w:r>
      <w:commentRangeEnd w:id="442"/>
      <w:r>
        <w:rPr>
          <w:rStyle w:val="CommentReference"/>
        </w:rPr>
        <w:commentReference w:id="442"/>
      </w:r>
      <w:r w:rsidRPr="00912326">
        <w:rPr>
          <w:szCs w:val="18"/>
          <w14:ligatures w14:val="standardContextual"/>
        </w:rPr>
        <w:t xml:space="preserve">; IMU, inertial measurement unit; IQR, interquartile range; iTUG, instrumented Timed Up and Go; NR, not reported; PICOTS, population, index model, comparator, outcome, timing, and setting; PRESS, Peer Review of Electronic Search Strategies; PRISMA, Preferred Reporting Items for Systematic Reviews and Meta-Analyses; PRISMA-S, PRISMA extension for reporting literature searches; PROBAST+AI, Prediction model Risk Of Bias ASsessment Tool, updated for regression and artificial intelligence methods; QTUG, Quantitative Timed Up and Go; QUIPS, Quality In Prognosis Studies; RoB 2, Cochrane risk-of-bias tool for </w:t>
      </w:r>
      <w:r w:rsidRPr="003C1BBB">
        <w:rPr>
          <w:szCs w:val="18"/>
          <w14:ligatures w14:val="standardContextual"/>
        </w:rPr>
        <w:t>randomized trials; ROBINS-I, Risk Of Bias In Non-randomized Studies of Interventions; SD, standard deviation; SE, standard error; SGDM, stochastic gradient descent with momentum; SWiM, Synthesis Without Meta-analysis; TRIPOD</w:t>
      </w:r>
      <w:r w:rsidRPr="00912326">
        <w:rPr>
          <w:szCs w:val="18"/>
          <w14:ligatures w14:val="standardContextual"/>
        </w:rPr>
        <w:t>+AI, Transparent Reporting of a multivariable prediction model for Individual Prognosis Or Diagnosis, updated for regression and machine learning methods; TRIPOD-SRMA, TRIPOD checklist for systematic reviews and meta-analyses; TUG, Timed Up and Go.</w:t>
      </w:r>
    </w:p>
    <w:p w14:paraId="4A3A8339" w14:textId="77777777" w:rsidR="001C1510" w:rsidRPr="00DF531F" w:rsidRDefault="001C1510" w:rsidP="001C1510">
      <w:pPr>
        <w:pStyle w:val="MDPI81references"/>
        <w:numPr>
          <w:ilvl w:val="0"/>
          <w:numId w:val="0"/>
        </w:numPr>
        <w:spacing w:before="240" w:after="60"/>
        <w:jc w:val="left"/>
        <w:outlineLvl w:val="0"/>
        <w:rPr>
          <w:b/>
          <w:snapToGrid w:val="0"/>
          <w:sz w:val="24"/>
          <w:szCs w:val="24"/>
          <w14:ligatures w14:val="standardContextual"/>
        </w:rPr>
      </w:pPr>
      <w:bookmarkStart w:id="435" w:name="referenceBookmark"/>
      <w:bookmarkEnd w:id="435"/>
      <w:commentRangeStart w:id="436"/>
      <w:r w:rsidRPr="00DF531F">
        <w:rPr>
          <w:b/>
          <w:snapToGrid w:val="0"/>
          <w:sz w:val="24"/>
          <w:szCs w:val="24"/>
          <w14:ligatures w14:val="standardContextual"/>
        </w:rPr>
        <w:t>References</w:t>
      </w:r>
      <w:commentRangeEnd w:id="436"/>
      <w:r w:rsidR="00961D0E" w:rsidRPr="00DF531F">
        <w:rPr>
          <w:rStyle w:val="CommentReference"/>
          <w:b/>
          <w:snapToGrid w:val="0"/>
          <w:sz w:val="24"/>
          <w:szCs w:val="24"/>
          <w14:ligatures w14:val="standardContextual"/>
        </w:rPr>
        <w:commentReference w:id="436"/>
      </w:r>
    </w:p>
    <w:p w14:paraId="41C904C3" w14:textId="77777777" w:rsidR="001C1510" w:rsidRPr="0015309A" w:rsidRDefault="001C1510" w:rsidP="001C1510">
      <w:pPr>
        <w:pStyle w:val="MDPI81references"/>
        <w:numPr>
          <w:ilvl w:val="0"/>
          <w:numId w:val="24"/>
        </w:numPr>
        <w:ind w:left="425" w:hanging="425"/>
      </w:pPr>
      <w:commentRangeStart w:id="437"/>
      <w:r w:rsidRPr="0015309A">
        <w:t xml:space="preserve">World Health </w:t>
      </w:r>
      <w:commentRangeEnd w:id="437"/>
      <w:r w:rsidR="008C293F" w:rsidRPr="006C7184">
        <w:rPr>
          <w:rStyle w:val="CommentReference"/>
          <w:sz w:val="18"/>
          <w:szCs w:val="20"/>
        </w:rPr>
        <w:commentReference w:id="437"/>
      </w:r>
      <w:r w:rsidRPr="006C7184">
        <w:t>Organization. Falls. Available online: https://www.who.int/news-room/fact-sheets/detail/falls (accessed on 30 July 2026).</w:t>
      </w:r>
    </w:p>
    <w:p w14:paraId="57C88B9F" w14:textId="77777777" w:rsidR="001C1510" w:rsidRPr="0015309A" w:rsidRDefault="001C1510" w:rsidP="001C1510">
      <w:pPr>
        <w:pStyle w:val="MDPI81references"/>
        <w:numPr>
          <w:ilvl w:val="0"/>
          <w:numId w:val="24"/>
        </w:numPr>
        <w:ind w:left="425" w:hanging="425"/>
      </w:pPr>
      <w:r w:rsidRPr="0015309A">
        <w:t xml:space="preserve">Montero-Odasso, </w:t>
      </w:r>
      <w:r w:rsidRPr="006C7184">
        <w:t xml:space="preserve">M.; van der Velde, N.; Martin, F.C.; Petrovic, M.; Tan, M.P.; Ryg, J.; Aguilar-Navarro, S.; Alexander, N.B.; Becker, C.; Blain, H.; et al. World guidelines for falls prevention and management for older adults: A global initiative. </w:t>
      </w:r>
      <w:r w:rsidRPr="006C7184">
        <w:rPr>
          <w:i/>
        </w:rPr>
        <w:t>Age Ageing</w:t>
      </w:r>
      <w:r w:rsidRPr="006C7184">
        <w:t xml:space="preserve"> </w:t>
      </w:r>
      <w:r w:rsidRPr="006C7184">
        <w:rPr>
          <w:b/>
        </w:rPr>
        <w:t>2022</w:t>
      </w:r>
      <w:r w:rsidRPr="006C7184">
        <w:t xml:space="preserve">, </w:t>
      </w:r>
      <w:r w:rsidRPr="006C7184">
        <w:rPr>
          <w:i/>
        </w:rPr>
        <w:t>51</w:t>
      </w:r>
      <w:r w:rsidRPr="006C7184">
        <w:t>, afac205. https://doi.org/10.1093</w:t>
      </w:r>
      <w:r w:rsidRPr="0015309A">
        <w:t>/ageing/afac205</w:t>
      </w:r>
      <w:r>
        <w:t>.</w:t>
      </w:r>
    </w:p>
    <w:p w14:paraId="43A14A59" w14:textId="77777777" w:rsidR="001C1510" w:rsidRPr="0015309A" w:rsidRDefault="001C1510" w:rsidP="001C1510">
      <w:pPr>
        <w:pStyle w:val="MDPI81references"/>
        <w:numPr>
          <w:ilvl w:val="0"/>
          <w:numId w:val="24"/>
        </w:numPr>
        <w:ind w:left="425" w:hanging="425"/>
      </w:pPr>
      <w:r w:rsidRPr="0015309A">
        <w:t xml:space="preserve">Verghese, J.; </w:t>
      </w:r>
      <w:r w:rsidRPr="006C7184">
        <w:t xml:space="preserve">Holtzer, R.; Lipton, R.B.; Wang, C. Quantitative gait markers and incident fall risk in older adults. </w:t>
      </w:r>
      <w:r w:rsidRPr="006C7184">
        <w:rPr>
          <w:i/>
        </w:rPr>
        <w:t>J. Gerontol. A Biol. Sci. Med. Sci.</w:t>
      </w:r>
      <w:r w:rsidRPr="006C7184">
        <w:t xml:space="preserve"> </w:t>
      </w:r>
      <w:r w:rsidRPr="006C7184">
        <w:rPr>
          <w:b/>
        </w:rPr>
        <w:t>2009</w:t>
      </w:r>
      <w:r w:rsidRPr="006C7184">
        <w:t xml:space="preserve">, </w:t>
      </w:r>
      <w:r w:rsidRPr="006C7184">
        <w:rPr>
          <w:i/>
        </w:rPr>
        <w:t>64A</w:t>
      </w:r>
      <w:r w:rsidRPr="006C7184">
        <w:t>, 896–901</w:t>
      </w:r>
      <w:r w:rsidRPr="0015309A">
        <w:t>. https://doi.org/10.1093/gerona/glp033</w:t>
      </w:r>
      <w:r>
        <w:t>.</w:t>
      </w:r>
    </w:p>
    <w:p w14:paraId="1DAE0E47" w14:textId="77777777" w:rsidR="001C1510" w:rsidRPr="0015309A" w:rsidRDefault="001C1510" w:rsidP="001C1510">
      <w:pPr>
        <w:pStyle w:val="MDPI81references"/>
        <w:numPr>
          <w:ilvl w:val="0"/>
          <w:numId w:val="24"/>
        </w:numPr>
        <w:ind w:left="425" w:hanging="425"/>
      </w:pPr>
      <w:r w:rsidRPr="0015309A">
        <w:t xml:space="preserve">Howcroft, J.; </w:t>
      </w:r>
      <w:r w:rsidRPr="006C7184">
        <w:t xml:space="preserve">Kofman, J.; Lemaire, E.D. Review of fall risk assessment in geriatric populations using inertial sensors. </w:t>
      </w:r>
      <w:r w:rsidRPr="006C7184">
        <w:rPr>
          <w:i/>
        </w:rPr>
        <w:t>J. Neuroeng. Rehabil.</w:t>
      </w:r>
      <w:r w:rsidRPr="006C7184">
        <w:t xml:space="preserve"> </w:t>
      </w:r>
      <w:r w:rsidRPr="006C7184">
        <w:rPr>
          <w:b/>
        </w:rPr>
        <w:t>2013</w:t>
      </w:r>
      <w:r w:rsidRPr="006C7184">
        <w:t xml:space="preserve">, </w:t>
      </w:r>
      <w:r w:rsidRPr="006C7184">
        <w:rPr>
          <w:i/>
        </w:rPr>
        <w:t>10</w:t>
      </w:r>
      <w:r w:rsidRPr="006C7184">
        <w:t>, 91. https://</w:t>
      </w:r>
      <w:r w:rsidRPr="0015309A">
        <w:t>doi.org/10.1186/1743-0003-10-91</w:t>
      </w:r>
      <w:r>
        <w:t>.</w:t>
      </w:r>
    </w:p>
    <w:p w14:paraId="39667A62" w14:textId="77777777" w:rsidR="001C1510" w:rsidRPr="0015309A" w:rsidRDefault="001C1510" w:rsidP="001C1510">
      <w:pPr>
        <w:pStyle w:val="MDPI81references"/>
        <w:numPr>
          <w:ilvl w:val="0"/>
          <w:numId w:val="24"/>
        </w:numPr>
        <w:ind w:left="425" w:hanging="425"/>
      </w:pPr>
      <w:r w:rsidRPr="0015309A">
        <w:lastRenderedPageBreak/>
        <w:t xml:space="preserve">Patel, M.; Pavic, A.; Goodwin, V.A. Wearable inertial sensors to measure gait and posture characteristic differences in older adult fallers and non-fallers: A scoping review. </w:t>
      </w:r>
      <w:r w:rsidRPr="0015309A">
        <w:rPr>
          <w:i/>
        </w:rPr>
        <w:t>Gait Posture</w:t>
      </w:r>
      <w:r w:rsidRPr="0015309A">
        <w:t xml:space="preserve"> </w:t>
      </w:r>
      <w:r w:rsidRPr="002C295A">
        <w:rPr>
          <w:b/>
        </w:rPr>
        <w:t>2020</w:t>
      </w:r>
      <w:r w:rsidRPr="002C295A">
        <w:t xml:space="preserve">, </w:t>
      </w:r>
      <w:r w:rsidRPr="002C295A">
        <w:rPr>
          <w:i/>
        </w:rPr>
        <w:t>76</w:t>
      </w:r>
      <w:r w:rsidRPr="002C295A">
        <w:t>, 110–121</w:t>
      </w:r>
      <w:r w:rsidRPr="0015309A">
        <w:t>. https://doi.org/10.1016/j.gaitpost.2019.10.039</w:t>
      </w:r>
      <w:r>
        <w:t>.</w:t>
      </w:r>
    </w:p>
    <w:p w14:paraId="2B71CB1C" w14:textId="77777777" w:rsidR="001C1510" w:rsidRPr="0015309A" w:rsidRDefault="001C1510" w:rsidP="001C1510">
      <w:pPr>
        <w:pStyle w:val="MDPI81references"/>
        <w:numPr>
          <w:ilvl w:val="0"/>
          <w:numId w:val="24"/>
        </w:numPr>
        <w:ind w:left="425" w:hanging="425"/>
      </w:pPr>
      <w:r w:rsidRPr="0015309A">
        <w:t xml:space="preserve">Han, X.; </w:t>
      </w:r>
      <w:r w:rsidRPr="006C7184">
        <w:t xml:space="preserve">Guffanti, D.; Brunete, A. A comprehensive review of vision-based sensor systems for human gait analysis. </w:t>
      </w:r>
      <w:r w:rsidRPr="006C7184">
        <w:rPr>
          <w:i/>
        </w:rPr>
        <w:t>Sensors</w:t>
      </w:r>
      <w:r w:rsidRPr="006C7184">
        <w:t xml:space="preserve"> </w:t>
      </w:r>
      <w:r w:rsidRPr="006C7184">
        <w:rPr>
          <w:b/>
        </w:rPr>
        <w:t>2025</w:t>
      </w:r>
      <w:r w:rsidRPr="006C7184">
        <w:t xml:space="preserve">, </w:t>
      </w:r>
      <w:r w:rsidRPr="006C7184">
        <w:rPr>
          <w:i/>
        </w:rPr>
        <w:t>25</w:t>
      </w:r>
      <w:r w:rsidRPr="006C7184">
        <w:t>, 498. https://doi.org/10.3390</w:t>
      </w:r>
      <w:r w:rsidRPr="0015309A">
        <w:t>/s25020498</w:t>
      </w:r>
      <w:r>
        <w:t>.</w:t>
      </w:r>
    </w:p>
    <w:p w14:paraId="4789ABEA" w14:textId="77777777" w:rsidR="001C1510" w:rsidRPr="0015309A" w:rsidRDefault="001C1510" w:rsidP="001C1510">
      <w:pPr>
        <w:pStyle w:val="MDPI81references"/>
        <w:numPr>
          <w:ilvl w:val="0"/>
          <w:numId w:val="24"/>
        </w:numPr>
        <w:ind w:left="425" w:hanging="425"/>
      </w:pPr>
      <w:r w:rsidRPr="0015309A">
        <w:t xml:space="preserve">Shany, T.; Wang, K.; Liu, Y.; Lovell, N.H.; Redmond, S.J. Review: Are we stumbling in our quest to find the best predictor? Over-optimism in sensor-based models for predicting falls in older adults. </w:t>
      </w:r>
      <w:r w:rsidRPr="0015309A">
        <w:rPr>
          <w:i/>
        </w:rPr>
        <w:t>Healthc. Technol. Lett.</w:t>
      </w:r>
      <w:r w:rsidRPr="0015309A">
        <w:t xml:space="preserve"> </w:t>
      </w:r>
      <w:r w:rsidRPr="002C295A">
        <w:rPr>
          <w:b/>
        </w:rPr>
        <w:t>2015</w:t>
      </w:r>
      <w:r w:rsidRPr="002C295A">
        <w:t xml:space="preserve">, </w:t>
      </w:r>
      <w:r w:rsidRPr="002C295A">
        <w:rPr>
          <w:i/>
        </w:rPr>
        <w:t>2</w:t>
      </w:r>
      <w:r w:rsidRPr="002C295A">
        <w:t>, 79–88</w:t>
      </w:r>
      <w:r w:rsidRPr="0015309A">
        <w:t>. https://doi.org/10.1049/htl.2015.0019</w:t>
      </w:r>
      <w:r>
        <w:t>.</w:t>
      </w:r>
    </w:p>
    <w:p w14:paraId="07951970" w14:textId="77777777" w:rsidR="001C1510" w:rsidRPr="008D0BB0" w:rsidRDefault="001C1510" w:rsidP="001C1510">
      <w:pPr>
        <w:pStyle w:val="MDPI81references"/>
        <w:numPr>
          <w:ilvl w:val="0"/>
          <w:numId w:val="24"/>
        </w:numPr>
        <w:ind w:left="425" w:hanging="425"/>
      </w:pPr>
      <w:r w:rsidRPr="0015309A">
        <w:t xml:space="preserve">Kapoor, S.; Narayanan, A. </w:t>
      </w:r>
      <w:r w:rsidRPr="006C7184">
        <w:t xml:space="preserve">Leakage and the </w:t>
      </w:r>
      <w:r w:rsidRPr="008D0BB0">
        <w:t xml:space="preserve">reproducibility crisis in machine-learning-based science. </w:t>
      </w:r>
      <w:r w:rsidRPr="008D0BB0">
        <w:rPr>
          <w:i/>
        </w:rPr>
        <w:t>Patterns</w:t>
      </w:r>
      <w:r w:rsidRPr="008D0BB0">
        <w:t xml:space="preserve"> </w:t>
      </w:r>
      <w:r w:rsidRPr="008D0BB0">
        <w:rPr>
          <w:b/>
        </w:rPr>
        <w:t>2023</w:t>
      </w:r>
      <w:r w:rsidRPr="008D0BB0">
        <w:t xml:space="preserve">, </w:t>
      </w:r>
      <w:r w:rsidRPr="008D0BB0">
        <w:rPr>
          <w:i/>
        </w:rPr>
        <w:t>4</w:t>
      </w:r>
      <w:r w:rsidRPr="008D0BB0">
        <w:t>, 100804. https://doi.org/10.1016/j.patter.2023.100804.</w:t>
      </w:r>
    </w:p>
    <w:p w14:paraId="7DFD809A" w14:textId="77777777" w:rsidR="001C1510" w:rsidRPr="008D0BB0" w:rsidRDefault="001C1510" w:rsidP="001C1510">
      <w:pPr>
        <w:pStyle w:val="MDPI81references"/>
        <w:numPr>
          <w:ilvl w:val="0"/>
          <w:numId w:val="24"/>
        </w:numPr>
        <w:ind w:left="425" w:hanging="425"/>
      </w:pPr>
      <w:r w:rsidRPr="008D0BB0">
        <w:t xml:space="preserve">Olson, M.C.; Lockhart, T.E. Predicting fall risk through automatic wearable monitoring: A systematic review. </w:t>
      </w:r>
      <w:r w:rsidRPr="008D0BB0">
        <w:rPr>
          <w:i/>
        </w:rPr>
        <w:t>Int. J. Progn. Health Manag.</w:t>
      </w:r>
      <w:r w:rsidRPr="008D0BB0">
        <w:rPr>
          <w:b/>
        </w:rPr>
        <w:t xml:space="preserve"> 2021</w:t>
      </w:r>
      <w:r w:rsidRPr="005B616A">
        <w:rPr>
          <w:bCs/>
        </w:rPr>
        <w:t xml:space="preserve">, </w:t>
      </w:r>
      <w:commentRangeStart w:id="438"/>
      <w:commentRangeStart w:id="439"/>
      <w:r w:rsidRPr="005B616A">
        <w:rPr>
          <w:bCs/>
          <w:i/>
          <w:highlight w:val="yellow"/>
        </w:rPr>
        <w:t>12</w:t>
      </w:r>
      <w:commentRangeEnd w:id="438"/>
      <w:r w:rsidRPr="008D0BB0">
        <w:rPr>
          <w:rStyle w:val="CommentReference"/>
          <w:sz w:val="18"/>
          <w:szCs w:val="20"/>
        </w:rPr>
        <w:commentReference w:id="438"/>
      </w:r>
      <w:commentRangeEnd w:id="439"/>
      <w:r w:rsidR="00961D0E" w:rsidRPr="008D0BB0">
        <w:rPr>
          <w:rStyle w:val="CommentReference"/>
          <w:sz w:val="18"/>
          <w:szCs w:val="20"/>
        </w:rPr>
        <w:commentReference w:id="439"/>
      </w:r>
      <w:r w:rsidRPr="008D0BB0">
        <w:t>. https://doi.org/10.36001/ijphm.2021.v12i4.2958.</w:t>
      </w:r>
    </w:p>
    <w:p w14:paraId="013B8684" w14:textId="77777777" w:rsidR="001C1510" w:rsidRPr="008E4F74" w:rsidRDefault="001C1510" w:rsidP="001C1510">
      <w:pPr>
        <w:pStyle w:val="MDPI81references"/>
        <w:numPr>
          <w:ilvl w:val="0"/>
          <w:numId w:val="24"/>
        </w:numPr>
        <w:ind w:left="425" w:hanging="425"/>
      </w:pPr>
      <w:r w:rsidRPr="008E4F74">
        <w:t xml:space="preserve">Chen, M.; Wang, H.; Yu, L.; Yeung, E.H.K.; Luo, J.; Tsui, K.-L.; Zhao, Y. A systematic review of wearable sensor-based technologies for fall risk assessment in older adults. </w:t>
      </w:r>
      <w:r w:rsidRPr="008E4F74">
        <w:rPr>
          <w:i/>
        </w:rPr>
        <w:t>Sensors</w:t>
      </w:r>
      <w:r w:rsidRPr="008E4F74">
        <w:rPr>
          <w:b/>
        </w:rPr>
        <w:t xml:space="preserve"> 2022</w:t>
      </w:r>
      <w:r w:rsidRPr="008E4F74">
        <w:t xml:space="preserve">, </w:t>
      </w:r>
      <w:r w:rsidRPr="008E4F74">
        <w:rPr>
          <w:i/>
        </w:rPr>
        <w:t>22</w:t>
      </w:r>
      <w:r w:rsidRPr="008E4F74">
        <w:t>, 6752. https://doi.org/10.3390/s22186752.</w:t>
      </w:r>
    </w:p>
    <w:p w14:paraId="63A41F16" w14:textId="77777777" w:rsidR="001C1510" w:rsidRPr="008E4F74" w:rsidRDefault="001C1510" w:rsidP="001C1510">
      <w:pPr>
        <w:pStyle w:val="MDPI81references"/>
        <w:numPr>
          <w:ilvl w:val="0"/>
          <w:numId w:val="24"/>
        </w:numPr>
        <w:ind w:left="425" w:hanging="425"/>
      </w:pPr>
      <w:r w:rsidRPr="008E4F74">
        <w:t xml:space="preserve">Wang, B.; Liu, Y.; Lu, A.; Wang, C. Application of wearable sensors in constructing a fall risk prediction model for community-dwelling older adults: A scoping review. </w:t>
      </w:r>
      <w:r w:rsidRPr="00386013">
        <w:rPr>
          <w:i/>
          <w:iCs/>
        </w:rPr>
        <w:t>Arch. Gerontol. Geriatr.</w:t>
      </w:r>
      <w:r w:rsidRPr="008E4F74">
        <w:t xml:space="preserve"> </w:t>
      </w:r>
      <w:r w:rsidRPr="008E4F74">
        <w:rPr>
          <w:b/>
        </w:rPr>
        <w:t>2025</w:t>
      </w:r>
      <w:r w:rsidRPr="008E4F74">
        <w:t xml:space="preserve">, </w:t>
      </w:r>
      <w:r w:rsidRPr="008E4F74">
        <w:rPr>
          <w:i/>
        </w:rPr>
        <w:t>129</w:t>
      </w:r>
      <w:r w:rsidRPr="008E4F74">
        <w:t>, 105689. https://doi.org/10.1016/j.archger.2024.105689.</w:t>
      </w:r>
    </w:p>
    <w:p w14:paraId="2A49847C" w14:textId="77777777" w:rsidR="001C1510" w:rsidRPr="008E4F74" w:rsidRDefault="001C1510" w:rsidP="001C1510">
      <w:pPr>
        <w:pStyle w:val="MDPI81references"/>
        <w:numPr>
          <w:ilvl w:val="0"/>
          <w:numId w:val="24"/>
        </w:numPr>
        <w:ind w:left="425" w:hanging="425"/>
      </w:pPr>
      <w:commentRangeStart w:id="440"/>
      <w:r w:rsidRPr="008E4F74">
        <w:t xml:space="preserve">Banarjee</w:t>
      </w:r>
      <w:commentRangeEnd w:id="440"/>
      <w:r>
        <w:rPr>
          <w:rStyle w:val="CommentReference"/>
        </w:rPr>
        <w:commentReference w:id="440"/>
      </w:r>
      <w:r w:rsidRPr="008E4F74">
        <w:t xml:space="preserve">, C.; Bilic, A.; Kwon, Y.J.; Rojas Aristizabal, S.; Lopez, J.; Xie, R.; Chen, C.; Thiamwong, L. Use of computer vision with conventional video recordings of gait in older adults: A scoping review. </w:t>
      </w:r>
      <w:r w:rsidRPr="008E4F74">
        <w:rPr>
          <w:i/>
        </w:rPr>
        <w:t>Healthcare</w:t>
      </w:r>
      <w:r w:rsidRPr="008E4F74">
        <w:rPr>
          <w:b/>
        </w:rPr>
        <w:t xml:space="preserve"> 2026</w:t>
      </w:r>
      <w:r w:rsidRPr="008E4F74">
        <w:t xml:space="preserve">, </w:t>
      </w:r>
      <w:r w:rsidRPr="008E4F74">
        <w:rPr>
          <w:i/>
        </w:rPr>
        <w:t>14</w:t>
      </w:r>
      <w:r w:rsidRPr="008E4F74">
        <w:t>, 2487. https://doi.org/10.3390/healthcare14162487.</w:t>
      </w:r>
    </w:p>
    <w:p w14:paraId="616C40CB" w14:textId="77777777" w:rsidR="001C1510" w:rsidRPr="0015309A" w:rsidRDefault="001C1510" w:rsidP="001C1510">
      <w:pPr>
        <w:pStyle w:val="MDPI81references"/>
        <w:numPr>
          <w:ilvl w:val="0"/>
          <w:numId w:val="24"/>
        </w:numPr>
        <w:ind w:left="425" w:hanging="425"/>
      </w:pPr>
      <w:r w:rsidRPr="0015309A">
        <w:t>Mou, C.; Yan, X.; Miao, X.; Zhu, L. Accuracy of wea</w:t>
      </w:r>
      <w:r w:rsidRPr="008E4F74">
        <w:t xml:space="preserve">rable devices in predicting falls in older adults: A systematic review and meta-analysis. </w:t>
      </w:r>
      <w:r w:rsidRPr="008E4F74">
        <w:rPr>
          <w:i/>
        </w:rPr>
        <w:t>Front. Public Health</w:t>
      </w:r>
      <w:r w:rsidRPr="008E4F74">
        <w:t xml:space="preserve"> </w:t>
      </w:r>
      <w:r w:rsidRPr="008E4F74">
        <w:rPr>
          <w:b/>
        </w:rPr>
        <w:t>2026</w:t>
      </w:r>
      <w:r w:rsidRPr="008E4F74">
        <w:t xml:space="preserve">, </w:t>
      </w:r>
      <w:r w:rsidRPr="008E4F74">
        <w:rPr>
          <w:i/>
        </w:rPr>
        <w:t>14</w:t>
      </w:r>
      <w:r w:rsidRPr="008E4F74">
        <w:t>, 1778750. https</w:t>
      </w:r>
      <w:r w:rsidRPr="0015309A">
        <w:t>://doi.org/10.3389/fpubh.2026.1778750</w:t>
      </w:r>
      <w:r>
        <w:t>.</w:t>
      </w:r>
    </w:p>
    <w:p w14:paraId="10FE8AFC" w14:textId="77777777" w:rsidR="001C1510" w:rsidRPr="0015309A" w:rsidRDefault="001C1510" w:rsidP="001C1510">
      <w:pPr>
        <w:pStyle w:val="MDPI81references"/>
        <w:numPr>
          <w:ilvl w:val="0"/>
          <w:numId w:val="24"/>
        </w:numPr>
        <w:ind w:left="425" w:hanging="425"/>
      </w:pPr>
      <w:r w:rsidRPr="0015309A">
        <w:t xml:space="preserve">Moons, K.G.M.; Damen, J.A.A.G.; Kaul, T.; Hooft, L.; Andaur Navarro, C.; Dhiman, P.; Beam, A.L.; Van Calster, B.; Celi, L.A.; Denaxas, S.; et al. PROBAST+AI: An updated quality, risk of bias, and applicability assessment tool for prediction models using regression or artificial intelligence methods. </w:t>
      </w:r>
      <w:r w:rsidRPr="0015309A">
        <w:rPr>
          <w:i/>
        </w:rPr>
        <w:t>BMJ</w:t>
      </w:r>
      <w:r w:rsidRPr="0015309A">
        <w:t xml:space="preserve"> </w:t>
      </w:r>
      <w:r w:rsidRPr="002C295A">
        <w:rPr>
          <w:b/>
        </w:rPr>
        <w:t>2025</w:t>
      </w:r>
      <w:r w:rsidRPr="002C295A">
        <w:t xml:space="preserve">, </w:t>
      </w:r>
      <w:r w:rsidRPr="002C295A">
        <w:rPr>
          <w:i/>
        </w:rPr>
        <w:t>388</w:t>
      </w:r>
      <w:r w:rsidRPr="002C295A">
        <w:t>, e082505</w:t>
      </w:r>
      <w:r w:rsidRPr="0015309A">
        <w:t>. https://doi.org/10.1136/bmj-2024-082505</w:t>
      </w:r>
      <w:r>
        <w:t>.</w:t>
      </w:r>
    </w:p>
    <w:p w14:paraId="102693DB" w14:textId="77777777" w:rsidR="001C1510" w:rsidRPr="008E4F74" w:rsidRDefault="001C1510" w:rsidP="001C1510">
      <w:pPr>
        <w:pStyle w:val="MDPI81references"/>
        <w:numPr>
          <w:ilvl w:val="0"/>
          <w:numId w:val="24"/>
        </w:numPr>
        <w:ind w:left="425" w:hanging="425"/>
      </w:pPr>
      <w:r w:rsidRPr="0015309A">
        <w:t xml:space="preserve">Collins, G.S.; Moons, K.G.M.; Dhiman, P.; Riley, R.D.; Beam, A.L.; Van Calster, B.; Ghassemi, M.; Liu, X.; Reitsma, J.B.; van Smeden, M.; et al. TRIPOD+AI statement: Updated guidance for reporting clinical prediction models that use regression or machine learning methods. </w:t>
      </w:r>
      <w:r w:rsidRPr="0015309A">
        <w:rPr>
          <w:i/>
        </w:rPr>
        <w:t>BMJ</w:t>
      </w:r>
      <w:r w:rsidRPr="0015309A">
        <w:t xml:space="preserve"> </w:t>
      </w:r>
      <w:r w:rsidRPr="002C295A">
        <w:rPr>
          <w:b/>
        </w:rPr>
        <w:t>2024</w:t>
      </w:r>
      <w:r w:rsidRPr="002C295A">
        <w:t xml:space="preserve">, </w:t>
      </w:r>
      <w:r w:rsidRPr="002C295A">
        <w:rPr>
          <w:i/>
        </w:rPr>
        <w:t>385</w:t>
      </w:r>
      <w:r w:rsidRPr="002C295A">
        <w:t>, e078378</w:t>
      </w:r>
      <w:r w:rsidRPr="0015309A">
        <w:t>. https://doi.</w:t>
      </w:r>
      <w:r w:rsidRPr="008E4F74">
        <w:t>org/10.1136/bmj-2023-078378.</w:t>
      </w:r>
    </w:p>
    <w:p w14:paraId="3302F5C7" w14:textId="77777777" w:rsidR="001C1510" w:rsidRPr="008E4F74" w:rsidRDefault="001C1510" w:rsidP="001C1510">
      <w:pPr>
        <w:pStyle w:val="MDPI81references"/>
        <w:numPr>
          <w:ilvl w:val="0"/>
          <w:numId w:val="24"/>
        </w:numPr>
        <w:ind w:left="425" w:hanging="425"/>
      </w:pPr>
      <w:r w:rsidRPr="008E4F74">
        <w:t xml:space="preserve">Shea, B.J.; Reeves, B.C.; Wells, G.; Thuku, M.; Hamel, C.; Moran, J.; Moher, D.; Tugwell, P.; Welch, V.; Kristjansson, E.; et al. AMSTAR 2: A critical appraisal tool for systematic reviews that include randomised or non-randomised studies of healthcare interventions, or both. </w:t>
      </w:r>
      <w:r w:rsidRPr="008E4F74">
        <w:rPr>
          <w:bCs/>
          <w:i/>
        </w:rPr>
        <w:t>BMJ</w:t>
      </w:r>
      <w:r w:rsidRPr="008E4F74">
        <w:rPr>
          <w:bCs/>
        </w:rPr>
        <w:t xml:space="preserve"> </w:t>
      </w:r>
      <w:r w:rsidRPr="008E4F74">
        <w:rPr>
          <w:b/>
        </w:rPr>
        <w:t>2017</w:t>
      </w:r>
      <w:r w:rsidRPr="008E4F74">
        <w:t xml:space="preserve">, </w:t>
      </w:r>
      <w:r w:rsidRPr="008E4F74">
        <w:rPr>
          <w:i/>
        </w:rPr>
        <w:t>358</w:t>
      </w:r>
      <w:r w:rsidRPr="008E4F74">
        <w:t>, j4008. https://doi.org/10.1136/bmj.j4008.</w:t>
      </w:r>
    </w:p>
    <w:p w14:paraId="139B9622" w14:textId="77777777" w:rsidR="001C1510" w:rsidRPr="0015309A" w:rsidRDefault="001C1510" w:rsidP="001C1510">
      <w:pPr>
        <w:pStyle w:val="MDPI81references"/>
        <w:numPr>
          <w:ilvl w:val="0"/>
          <w:numId w:val="24"/>
        </w:numPr>
        <w:ind w:left="425" w:hanging="425"/>
      </w:pPr>
      <w:r w:rsidRPr="0015309A">
        <w:t xml:space="preserve">Page, M.J.; McKenzie, J.E.; Bossuyt, P.M.; Boutron, I.; Hoffmann, T.C.; Mulrow, C.D.; Shamseer, L.; Tetzlaff, J.M.; Akl, E.A.; Brennan, S.E.; et al. The PRISMA 2020 statement: An updated guideline for reporting systematic reviews. </w:t>
      </w:r>
      <w:r w:rsidRPr="0015309A">
        <w:rPr>
          <w:i/>
        </w:rPr>
        <w:t>BMJ</w:t>
      </w:r>
      <w:r w:rsidRPr="0015309A">
        <w:t xml:space="preserve"> </w:t>
      </w:r>
      <w:r w:rsidRPr="002C295A">
        <w:rPr>
          <w:b/>
        </w:rPr>
        <w:t>2021</w:t>
      </w:r>
      <w:r w:rsidRPr="002C295A">
        <w:t xml:space="preserve">, </w:t>
      </w:r>
      <w:r w:rsidRPr="002C295A">
        <w:rPr>
          <w:i/>
        </w:rPr>
        <w:t>372</w:t>
      </w:r>
      <w:r w:rsidRPr="002C295A">
        <w:t>, n71</w:t>
      </w:r>
      <w:r w:rsidRPr="0015309A">
        <w:t>. https://doi.org/10.1136/bmj.n71</w:t>
      </w:r>
      <w:r>
        <w:t>.</w:t>
      </w:r>
    </w:p>
    <w:p w14:paraId="52DB4ABA" w14:textId="77777777" w:rsidR="001C1510" w:rsidRPr="008E4F74" w:rsidRDefault="001C1510" w:rsidP="001C1510">
      <w:pPr>
        <w:pStyle w:val="MDPI81references"/>
        <w:numPr>
          <w:ilvl w:val="0"/>
          <w:numId w:val="24"/>
        </w:numPr>
        <w:ind w:left="425" w:hanging="425"/>
      </w:pPr>
      <w:r w:rsidRPr="008E4F74">
        <w:t xml:space="preserve">Campbell, M.; McKenzie, J.E.; Sowden, A.; Katikireddi, S.V.; Brennan, S.E.; Ellis, S.; Hartmann-Boyce, J.; Ryan, R.; Shepperd, S.; Thomas, J.; et al. Synthesis without meta-analysis (SWiM) in systematic reviews: Reporting guideline. </w:t>
      </w:r>
      <w:r w:rsidRPr="008E4F74">
        <w:rPr>
          <w:bCs/>
          <w:i/>
        </w:rPr>
        <w:t>BMJ</w:t>
      </w:r>
      <w:r w:rsidRPr="008E4F74">
        <w:rPr>
          <w:bCs/>
        </w:rPr>
        <w:t xml:space="preserve"> </w:t>
      </w:r>
      <w:r w:rsidRPr="008E4F74">
        <w:rPr>
          <w:b/>
        </w:rPr>
        <w:t>2020</w:t>
      </w:r>
      <w:r w:rsidRPr="008E4F74">
        <w:t xml:space="preserve">, </w:t>
      </w:r>
      <w:r w:rsidRPr="008E4F74">
        <w:rPr>
          <w:i/>
        </w:rPr>
        <w:t>368</w:t>
      </w:r>
      <w:r w:rsidRPr="008E4F74">
        <w:t>, l6890. https://doi.org/10.1136/bmj.l6890.</w:t>
      </w:r>
    </w:p>
    <w:p w14:paraId="41CE9A23" w14:textId="77777777" w:rsidR="001C1510" w:rsidRPr="008E4F74" w:rsidRDefault="001C1510" w:rsidP="001C1510">
      <w:pPr>
        <w:pStyle w:val="MDPI81references"/>
        <w:numPr>
          <w:ilvl w:val="0"/>
          <w:numId w:val="24"/>
        </w:numPr>
        <w:ind w:left="425" w:hanging="425"/>
      </w:pPr>
      <w:r w:rsidRPr="008E4F74">
        <w:t xml:space="preserve">Rethlefsen, M.L.; Kirtley, S.; Waffenschmidt, S.; Ayala, A.P.; Moher, D.; Page, M.J.; Koffel, J.B.; PRISMA-S Group. PRISMA-S: An extension to the PRISMA Statement for Reporting Literature Searches in Systematic Reviews. </w:t>
      </w:r>
      <w:r w:rsidRPr="008E4F74">
        <w:rPr>
          <w:i/>
        </w:rPr>
        <w:t>Syst. Rev.</w:t>
      </w:r>
      <w:r w:rsidRPr="00E337AD">
        <w:rPr>
          <w:bCs/>
        </w:rPr>
        <w:t xml:space="preserve"> </w:t>
      </w:r>
      <w:r w:rsidRPr="008E4F74">
        <w:rPr>
          <w:b/>
        </w:rPr>
        <w:t>2021</w:t>
      </w:r>
      <w:r w:rsidRPr="008E4F74">
        <w:t xml:space="preserve">, </w:t>
      </w:r>
      <w:r w:rsidRPr="008E4F74">
        <w:rPr>
          <w:i/>
        </w:rPr>
        <w:t>10</w:t>
      </w:r>
      <w:r w:rsidRPr="008E4F74">
        <w:t>, 39. https://doi.org/10.1186/s13643-020-01542-z.</w:t>
      </w:r>
    </w:p>
    <w:p w14:paraId="2DFBFF04" w14:textId="77777777" w:rsidR="001C1510" w:rsidRPr="0015309A" w:rsidRDefault="001C1510" w:rsidP="001C1510">
      <w:pPr>
        <w:pStyle w:val="MDPI81references"/>
        <w:numPr>
          <w:ilvl w:val="0"/>
          <w:numId w:val="24"/>
        </w:numPr>
        <w:ind w:left="425" w:hanging="425"/>
      </w:pPr>
      <w:r w:rsidRPr="0015309A">
        <w:t xml:space="preserve">Snell, K.I.E.; Levis, B.; Damen, J.A.A.G.; Dhiman, P.; Debray, T.P.A.; Hooft, L.; Reitsma, J.B.; Moons, K.G.M.; Collins, G.S.; Riley, R.D. Transparent reporting of multivariable prediction models for individual prognosis or diagnosis: Checklist for systematic reviews and meta-analyses (TRIPOD-SRMA). </w:t>
      </w:r>
      <w:r w:rsidRPr="0015309A">
        <w:rPr>
          <w:i/>
        </w:rPr>
        <w:t>BMJ</w:t>
      </w:r>
      <w:r w:rsidRPr="0015309A">
        <w:t xml:space="preserve"> </w:t>
      </w:r>
      <w:r w:rsidRPr="002C295A">
        <w:rPr>
          <w:b/>
        </w:rPr>
        <w:t>2023</w:t>
      </w:r>
      <w:r w:rsidRPr="002C295A">
        <w:t xml:space="preserve">, </w:t>
      </w:r>
      <w:r w:rsidRPr="002C295A">
        <w:rPr>
          <w:i/>
        </w:rPr>
        <w:t>381</w:t>
      </w:r>
      <w:r w:rsidRPr="002C295A">
        <w:t>, e073538</w:t>
      </w:r>
      <w:r w:rsidRPr="0015309A">
        <w:t>. https://doi.org/10.1136/bmj-2022-073538</w:t>
      </w:r>
      <w:r>
        <w:t>.</w:t>
      </w:r>
    </w:p>
    <w:p w14:paraId="37730F2D" w14:textId="77777777" w:rsidR="001C1510" w:rsidRPr="0015309A" w:rsidRDefault="001C1510" w:rsidP="001C1510">
      <w:pPr>
        <w:pStyle w:val="MDPI81references"/>
        <w:numPr>
          <w:ilvl w:val="0"/>
          <w:numId w:val="24"/>
        </w:numPr>
        <w:ind w:left="425" w:hanging="425"/>
      </w:pPr>
      <w:r w:rsidRPr="0015309A">
        <w:t>Moons, K.G.M.; de Groot, J.A.H.; Bouwmeester, W.; Vergouwe, Y.; Mallett, S.; Altman, D.G.; Reitsma, J.B.; Collins, G.S. Critical appraisal and data extraction for systematic reviews of predic</w:t>
      </w:r>
      <w:r w:rsidRPr="008E4F74">
        <w:t xml:space="preserve">tion modelling studies: The CHARMS checklist. </w:t>
      </w:r>
      <w:r w:rsidRPr="008E4F74">
        <w:rPr>
          <w:i/>
        </w:rPr>
        <w:t>PLoS Med.</w:t>
      </w:r>
      <w:r w:rsidRPr="008E4F74">
        <w:t xml:space="preserve"> </w:t>
      </w:r>
      <w:r w:rsidRPr="008E4F74">
        <w:rPr>
          <w:b/>
        </w:rPr>
        <w:t>2014</w:t>
      </w:r>
      <w:r w:rsidRPr="008E4F74">
        <w:t xml:space="preserve">, </w:t>
      </w:r>
      <w:r w:rsidRPr="008E4F74">
        <w:rPr>
          <w:i/>
        </w:rPr>
        <w:t>11</w:t>
      </w:r>
      <w:r w:rsidRPr="008E4F74">
        <w:t>, e1001744. https://doi.org/10.1371/journal.pmed.1001744.</w:t>
      </w:r>
    </w:p>
    <w:p w14:paraId="5419F934" w14:textId="77777777" w:rsidR="001C1510" w:rsidRPr="008E4F74" w:rsidRDefault="001C1510" w:rsidP="001C1510">
      <w:pPr>
        <w:pStyle w:val="MDPI81references"/>
        <w:numPr>
          <w:ilvl w:val="0"/>
          <w:numId w:val="24"/>
        </w:numPr>
        <w:ind w:left="425" w:hanging="425"/>
      </w:pPr>
      <w:r w:rsidRPr="0015309A">
        <w:t>Suffoletto, B.; Ashenburg, N.; Losak, M</w:t>
      </w:r>
      <w:r w:rsidRPr="008E4F74">
        <w:t xml:space="preserve">.; Kim, D. Brief instrumented mobility testing improves fall risk stratification in older emergency department patients. </w:t>
      </w:r>
      <w:r w:rsidRPr="008E4F74">
        <w:rPr>
          <w:i/>
        </w:rPr>
        <w:t>Acad. Emerg. Med.</w:t>
      </w:r>
      <w:r w:rsidRPr="008E4F74">
        <w:t xml:space="preserve"> </w:t>
      </w:r>
      <w:r w:rsidRPr="008E4F74">
        <w:rPr>
          <w:b/>
        </w:rPr>
        <w:t>2026</w:t>
      </w:r>
      <w:r w:rsidRPr="008E4F74">
        <w:t xml:space="preserve">, </w:t>
      </w:r>
      <w:r w:rsidRPr="008E4F74">
        <w:rPr>
          <w:i/>
        </w:rPr>
        <w:t>33</w:t>
      </w:r>
      <w:r w:rsidRPr="008E4F74">
        <w:t>, e70259. https://doi.org/10.1111/acem.70259.</w:t>
      </w:r>
    </w:p>
    <w:p w14:paraId="037A2127" w14:textId="77777777" w:rsidR="001C1510" w:rsidRPr="008E4F74" w:rsidRDefault="001C1510" w:rsidP="001C1510">
      <w:pPr>
        <w:pStyle w:val="MDPI81references"/>
        <w:numPr>
          <w:ilvl w:val="0"/>
          <w:numId w:val="24"/>
        </w:numPr>
        <w:ind w:left="425" w:hanging="425"/>
      </w:pPr>
      <w:r w:rsidRPr="008E4F74">
        <w:t xml:space="preserve">McGowan, J.; Sampson, M.; Salzwedel, D.M.; Cogo, E.; Foerster, V.; Lefebvre, C. PRESS Peer Review of Electronic Search Strategies: 2015 guideline statement. </w:t>
      </w:r>
      <w:r w:rsidRPr="008E4F74">
        <w:rPr>
          <w:i/>
        </w:rPr>
        <w:t>J. Clin. Epidemiol.</w:t>
      </w:r>
      <w:r w:rsidRPr="008E4F74">
        <w:rPr>
          <w:b/>
        </w:rPr>
        <w:t xml:space="preserve"> 2016</w:t>
      </w:r>
      <w:r w:rsidRPr="008E4F74">
        <w:t xml:space="preserve">, </w:t>
      </w:r>
      <w:r w:rsidRPr="008E4F74">
        <w:rPr>
          <w:i/>
        </w:rPr>
        <w:t>75</w:t>
      </w:r>
      <w:r w:rsidRPr="008E4F74">
        <w:t>, 40–46. https://doi.org/10.1016/j.jclinepi.2016.01.021.</w:t>
      </w:r>
    </w:p>
    <w:p w14:paraId="7F567FCC" w14:textId="77777777" w:rsidR="001C1510" w:rsidRPr="0015309A" w:rsidRDefault="001C1510" w:rsidP="001C1510">
      <w:pPr>
        <w:pStyle w:val="MDPI81references"/>
        <w:numPr>
          <w:ilvl w:val="0"/>
          <w:numId w:val="24"/>
        </w:numPr>
        <w:ind w:left="425" w:hanging="425"/>
      </w:pPr>
      <w:r w:rsidRPr="0015309A">
        <w:t xml:space="preserve">Foroutan, F.; Mayer, M.; Guyatt, G.; Riley, R.D.; </w:t>
      </w:r>
      <w:r w:rsidRPr="008E4F74">
        <w:t xml:space="preserve">Mustafa, R.; Kreuzberger, N.; Skoetz, N.; Darzi, A.; Alba, A.C.; Mowbray, F.; et al. GRADE concept paper 8: Judging the certainty of discrimination performance estimates of prognostic models in a body of validation studies. </w:t>
      </w:r>
      <w:r w:rsidRPr="008E4F74">
        <w:rPr>
          <w:i/>
        </w:rPr>
        <w:t>J. Clin. Epidemiol.</w:t>
      </w:r>
      <w:r w:rsidRPr="008E4F74">
        <w:t xml:space="preserve"> </w:t>
      </w:r>
      <w:r w:rsidRPr="008E4F74">
        <w:rPr>
          <w:b/>
        </w:rPr>
        <w:t>2024</w:t>
      </w:r>
      <w:r w:rsidRPr="008E4F74">
        <w:t xml:space="preserve">, </w:t>
      </w:r>
      <w:r w:rsidRPr="008E4F74">
        <w:rPr>
          <w:i/>
        </w:rPr>
        <w:t>170</w:t>
      </w:r>
      <w:r w:rsidRPr="008E4F74">
        <w:t>, 111344. https</w:t>
      </w:r>
      <w:r w:rsidRPr="0015309A">
        <w:t>://doi.org/10.1016/j.jclinepi.2024.111344</w:t>
      </w:r>
      <w:r>
        <w:t>.</w:t>
      </w:r>
    </w:p>
    <w:p w14:paraId="3471C2E0" w14:textId="77777777" w:rsidR="001C1510" w:rsidRPr="0015309A" w:rsidRDefault="001C1510" w:rsidP="001C1510">
      <w:pPr>
        <w:pStyle w:val="MDPI81references"/>
        <w:numPr>
          <w:ilvl w:val="0"/>
          <w:numId w:val="24"/>
        </w:numPr>
        <w:ind w:left="425" w:hanging="425"/>
      </w:pPr>
      <w:r w:rsidRPr="0015309A">
        <w:t xml:space="preserve">Riley, R.D.; Snell, K.I.E.; Archer, L.; Ensor, J.; Debray, T.P.A.; </w:t>
      </w:r>
      <w:del w:id="9001" w:author="Proofreader" w:date="2026-10-30T09:00:00Z">
        <w:r w:rsidRPr="0015309A">
          <w:delText xml:space="preserve">van</w:delText>
        </w:r>
      </w:del>
      <w:ins w:id="9002" w:author="Proofreader" w:date="2026-10-30T09:00:00Z">
        <w:r w:rsidRPr="0015309A">
          <w:t>Van</w:t>
        </w:r>
      </w:ins>
      <w:r w:rsidRPr="0015309A">
        <w:t xml:space="preserve"> Calster, B.; van Smeden, M.; Collins, G.S. Evaluation of clinical prediction models (part 3): Calculating the sample size required for an external validation study. </w:t>
      </w:r>
      <w:r w:rsidRPr="0015309A">
        <w:rPr>
          <w:i/>
        </w:rPr>
        <w:t>BMJ</w:t>
      </w:r>
      <w:r w:rsidRPr="0015309A">
        <w:t xml:space="preserve"> </w:t>
      </w:r>
      <w:r w:rsidRPr="002C295A">
        <w:rPr>
          <w:b/>
        </w:rPr>
        <w:t>2024</w:t>
      </w:r>
      <w:r w:rsidRPr="002C295A">
        <w:t xml:space="preserve">, </w:t>
      </w:r>
      <w:r w:rsidRPr="002C295A">
        <w:rPr>
          <w:i/>
        </w:rPr>
        <w:t>384</w:t>
      </w:r>
      <w:r w:rsidRPr="002C295A">
        <w:t>, e074821</w:t>
      </w:r>
      <w:r w:rsidRPr="0015309A">
        <w:t>. https://doi.org/10.1136/bmj-2023-074821</w:t>
      </w:r>
      <w:r>
        <w:t>.</w:t>
      </w:r>
    </w:p>
    <w:p w14:paraId="0B4DD854" w14:textId="77777777" w:rsidR="001C1510" w:rsidRPr="0015309A" w:rsidRDefault="001C1510" w:rsidP="001C1510">
      <w:pPr>
        <w:pStyle w:val="MDPI81references"/>
        <w:numPr>
          <w:ilvl w:val="0"/>
          <w:numId w:val="24"/>
        </w:numPr>
        <w:ind w:left="425" w:hanging="425"/>
      </w:pPr>
      <w:r w:rsidRPr="0015309A">
        <w:t>Van Calster, B.; McLernon</w:t>
      </w:r>
      <w:r w:rsidRPr="008E4F74">
        <w:t xml:space="preserve">, D.J.; van Smeden, M.; Wynants, L.; Steyerberg, E.W. Calibration: The Achilles heel of predictive analytics. </w:t>
      </w:r>
      <w:r w:rsidRPr="008E4F74">
        <w:rPr>
          <w:i/>
        </w:rPr>
        <w:t>BMC Med.</w:t>
      </w:r>
      <w:r w:rsidRPr="008E4F74">
        <w:t xml:space="preserve"> </w:t>
      </w:r>
      <w:r w:rsidRPr="008E4F74">
        <w:rPr>
          <w:b/>
        </w:rPr>
        <w:t>2019</w:t>
      </w:r>
      <w:r w:rsidRPr="008E4F74">
        <w:t xml:space="preserve">, </w:t>
      </w:r>
      <w:r w:rsidRPr="008E4F74">
        <w:rPr>
          <w:i/>
        </w:rPr>
        <w:t>17</w:t>
      </w:r>
      <w:r w:rsidRPr="008E4F74">
        <w:t>, 230. https://doi.org</w:t>
      </w:r>
      <w:r w:rsidRPr="0015309A">
        <w:t>/10.1186/s12916-019-1466-7</w:t>
      </w:r>
      <w:r>
        <w:t>.</w:t>
      </w:r>
    </w:p>
    <w:p w14:paraId="4470D6E5" w14:textId="77777777" w:rsidR="001C1510" w:rsidRPr="0015309A" w:rsidRDefault="001C1510" w:rsidP="001C1510">
      <w:pPr>
        <w:pStyle w:val="MDPI81references"/>
        <w:numPr>
          <w:ilvl w:val="0"/>
          <w:numId w:val="24"/>
        </w:numPr>
        <w:ind w:left="425" w:hanging="425"/>
      </w:pPr>
      <w:r w:rsidRPr="0015309A">
        <w:t xml:space="preserve">Vickers, A.J.; Elkin, E.B. Decision curve analysis: A </w:t>
      </w:r>
      <w:r w:rsidRPr="008E4F74">
        <w:t xml:space="preserve">novel method for evaluating prediction models. </w:t>
      </w:r>
      <w:r w:rsidRPr="008E4F74">
        <w:rPr>
          <w:i/>
        </w:rPr>
        <w:t>Med. Decis. Making</w:t>
      </w:r>
      <w:r w:rsidRPr="008E4F74">
        <w:t xml:space="preserve"> </w:t>
      </w:r>
      <w:r w:rsidRPr="008E4F74">
        <w:rPr>
          <w:b/>
        </w:rPr>
        <w:t>2006</w:t>
      </w:r>
      <w:r w:rsidRPr="008E4F74">
        <w:t xml:space="preserve">, </w:t>
      </w:r>
      <w:r w:rsidRPr="008E4F74">
        <w:rPr>
          <w:i/>
        </w:rPr>
        <w:t>26</w:t>
      </w:r>
      <w:r w:rsidRPr="008E4F74">
        <w:t>, 565–574. https://doi.org/10.1177/0272989X06295361.</w:t>
      </w:r>
    </w:p>
    <w:p w14:paraId="37F0FADD" w14:textId="77777777" w:rsidR="001C1510" w:rsidRPr="0015309A" w:rsidRDefault="001C1510" w:rsidP="001C1510">
      <w:pPr>
        <w:pStyle w:val="MDPI81references"/>
        <w:numPr>
          <w:ilvl w:val="0"/>
          <w:numId w:val="24"/>
        </w:numPr>
        <w:ind w:left="425" w:hanging="425"/>
      </w:pPr>
      <w:r w:rsidRPr="0015309A">
        <w:t xml:space="preserve">Giardini, M.; Arcolin, I.; Baracco, S.; Corna, S.; Godi, M. </w:t>
      </w:r>
      <w:r w:rsidRPr="008E4F74">
        <w:t xml:space="preserve">Instrumented Timed up and Go test: A reliable and valid tool for elderly with femur fracture. </w:t>
      </w:r>
      <w:r w:rsidRPr="008E4F74">
        <w:rPr>
          <w:i/>
        </w:rPr>
        <w:t>Gait Posture</w:t>
      </w:r>
      <w:r w:rsidRPr="008E4F74">
        <w:t xml:space="preserve"> </w:t>
      </w:r>
      <w:r w:rsidRPr="008E4F74">
        <w:rPr>
          <w:b/>
        </w:rPr>
        <w:t>2025</w:t>
      </w:r>
      <w:r w:rsidRPr="008E4F74">
        <w:t xml:space="preserve">, </w:t>
      </w:r>
      <w:r w:rsidRPr="008E4F74">
        <w:rPr>
          <w:i/>
        </w:rPr>
        <w:t>122</w:t>
      </w:r>
      <w:r w:rsidRPr="008E4F74">
        <w:t>, 375–381. https://doi</w:t>
      </w:r>
      <w:r w:rsidRPr="0015309A">
        <w:t>.org/10.1016/j.gaitpost.2025.08.074</w:t>
      </w:r>
      <w:r>
        <w:t>.</w:t>
      </w:r>
    </w:p>
    <w:p w14:paraId="32D4CACD" w14:textId="77777777" w:rsidR="001C1510" w:rsidRPr="008E4F74" w:rsidRDefault="001C1510" w:rsidP="001C1510">
      <w:pPr>
        <w:pStyle w:val="MDPI81references"/>
        <w:numPr>
          <w:ilvl w:val="0"/>
          <w:numId w:val="24"/>
        </w:numPr>
        <w:ind w:left="425" w:hanging="425"/>
      </w:pPr>
      <w:r w:rsidRPr="0015309A">
        <w:t>Marschollek, M.; Rehwald, A.; Wolf, K.H</w:t>
      </w:r>
      <w:r w:rsidRPr="008E4F74">
        <w:t xml:space="preserve">.; Gietzelt, M.; Nemitz, G.; Meyer zu Schwabedissen, H.; Haux, R. Sensor-based fall risk assessment—An expert “to go”. </w:t>
      </w:r>
      <w:r w:rsidRPr="008E4F74">
        <w:rPr>
          <w:i/>
        </w:rPr>
        <w:t>Methods Inf. Med.</w:t>
      </w:r>
      <w:r w:rsidRPr="008E4F74">
        <w:t xml:space="preserve"> </w:t>
      </w:r>
      <w:r w:rsidRPr="008E4F74">
        <w:rPr>
          <w:b/>
        </w:rPr>
        <w:t>2011</w:t>
      </w:r>
      <w:r w:rsidRPr="008E4F74">
        <w:t xml:space="preserve">, </w:t>
      </w:r>
      <w:r w:rsidRPr="008E4F74">
        <w:rPr>
          <w:i/>
        </w:rPr>
        <w:t>50</w:t>
      </w:r>
      <w:r w:rsidRPr="008E4F74">
        <w:t>, 420–426. https://doi.org/10.3414/ME10-01-0040.</w:t>
      </w:r>
    </w:p>
    <w:p w14:paraId="2874DE22" w14:textId="77777777" w:rsidR="001C1510" w:rsidRPr="0015309A" w:rsidRDefault="001C1510" w:rsidP="001C1510">
      <w:pPr>
        <w:pStyle w:val="MDPI81references"/>
        <w:numPr>
          <w:ilvl w:val="0"/>
          <w:numId w:val="24"/>
        </w:numPr>
        <w:ind w:left="425" w:hanging="425"/>
      </w:pPr>
      <w:r w:rsidRPr="008E4F74">
        <w:t xml:space="preserve">Marschollek, M.; Rehwald, A.; Wolf, K.H.; Gietzelt, M.; Nemitz, G.; Meyer zu Schwabedissen, H.; Schulze, M. Sensors vs. experts—A performance comparison of sensor-based fall risk assessment vs. conventional assessment in a sample of geriatric patients. </w:t>
      </w:r>
      <w:r w:rsidRPr="008E4F74">
        <w:rPr>
          <w:i/>
        </w:rPr>
        <w:t>BMC Med. Inform. Decis. Mak.</w:t>
      </w:r>
      <w:r w:rsidRPr="008E4F74">
        <w:t xml:space="preserve"> </w:t>
      </w:r>
      <w:r w:rsidRPr="008E4F74">
        <w:rPr>
          <w:b/>
        </w:rPr>
        <w:t>2011</w:t>
      </w:r>
      <w:r w:rsidRPr="008E4F74">
        <w:t xml:space="preserve">, </w:t>
      </w:r>
      <w:r w:rsidRPr="008E4F74">
        <w:rPr>
          <w:i/>
        </w:rPr>
        <w:t>11</w:t>
      </w:r>
      <w:r w:rsidRPr="008E4F74">
        <w:t>, 48. https://</w:t>
      </w:r>
      <w:r w:rsidRPr="0015309A">
        <w:t>doi.org/10.1186/1472-6947-11-48</w:t>
      </w:r>
      <w:r>
        <w:t>.</w:t>
      </w:r>
    </w:p>
    <w:p w14:paraId="267A9904" w14:textId="77777777" w:rsidR="001C1510" w:rsidRPr="0015309A" w:rsidRDefault="001C1510" w:rsidP="001C1510">
      <w:pPr>
        <w:pStyle w:val="MDPI81references"/>
        <w:numPr>
          <w:ilvl w:val="0"/>
          <w:numId w:val="24"/>
        </w:numPr>
        <w:ind w:left="425" w:hanging="425"/>
      </w:pPr>
      <w:r w:rsidRPr="0015309A">
        <w:t xml:space="preserve">Greene, B.R.; Doheny, E.P.; Walsh, C.; Cunningham, C.; Crosby, L.; Kenny, R.A. Evaluation of falls risk in community-dwelling older adults using body-worn sensors. </w:t>
      </w:r>
      <w:r w:rsidRPr="0015309A">
        <w:rPr>
          <w:i/>
        </w:rPr>
        <w:t>Gerontology</w:t>
      </w:r>
      <w:r w:rsidRPr="0015309A">
        <w:t xml:space="preserve"> </w:t>
      </w:r>
      <w:r w:rsidRPr="002C295A">
        <w:rPr>
          <w:b/>
        </w:rPr>
        <w:t>2012</w:t>
      </w:r>
      <w:r w:rsidRPr="002C295A">
        <w:t xml:space="preserve">, </w:t>
      </w:r>
      <w:r w:rsidRPr="002C295A">
        <w:rPr>
          <w:i/>
        </w:rPr>
        <w:t>58</w:t>
      </w:r>
      <w:r w:rsidRPr="002C295A">
        <w:t>, 472–480</w:t>
      </w:r>
      <w:r w:rsidRPr="0015309A">
        <w:t>. https://doi.org/10.1159/000337259</w:t>
      </w:r>
      <w:r>
        <w:t>.</w:t>
      </w:r>
    </w:p>
    <w:p w14:paraId="484D000D" w14:textId="77777777" w:rsidR="001C1510" w:rsidRPr="0015309A" w:rsidRDefault="001C1510" w:rsidP="001C1510">
      <w:pPr>
        <w:pStyle w:val="MDPI81references"/>
        <w:numPr>
          <w:ilvl w:val="0"/>
          <w:numId w:val="24"/>
        </w:numPr>
        <w:ind w:left="425" w:hanging="425"/>
      </w:pPr>
      <w:r w:rsidRPr="0015309A">
        <w:t xml:space="preserve">Weiss, A.; Brozgol, M.; Dorfman, M.; Herman, T.; Shema, S.; Giladi, N.; Hausdorff, J.M. Does the evaluation of gait quality during daily life provide insight into fall risk? A novel approach using 3-day accelerometer recordings. </w:t>
      </w:r>
      <w:r w:rsidRPr="0015309A">
        <w:rPr>
          <w:i/>
        </w:rPr>
        <w:t>Neurorehabil. Neural Repair</w:t>
      </w:r>
      <w:r w:rsidRPr="0015309A">
        <w:t xml:space="preserve"> </w:t>
      </w:r>
      <w:r w:rsidRPr="002C295A">
        <w:rPr>
          <w:b/>
        </w:rPr>
        <w:t>2013</w:t>
      </w:r>
      <w:r w:rsidRPr="002C295A">
        <w:t xml:space="preserve">, </w:t>
      </w:r>
      <w:r w:rsidRPr="002C295A">
        <w:rPr>
          <w:i/>
        </w:rPr>
        <w:t>27</w:t>
      </w:r>
      <w:r w:rsidRPr="002C295A">
        <w:t>, 742–752</w:t>
      </w:r>
      <w:r w:rsidRPr="0015309A">
        <w:t>. https://doi.org/10.1177/1545968313491004</w:t>
      </w:r>
      <w:r>
        <w:t>.</w:t>
      </w:r>
    </w:p>
    <w:p w14:paraId="4D07C525" w14:textId="77777777" w:rsidR="001C1510" w:rsidRPr="0015309A" w:rsidRDefault="001C1510" w:rsidP="001C1510">
      <w:pPr>
        <w:pStyle w:val="MDPI81references"/>
        <w:numPr>
          <w:ilvl w:val="0"/>
          <w:numId w:val="24"/>
        </w:numPr>
        <w:ind w:left="425" w:hanging="425"/>
      </w:pPr>
      <w:r w:rsidRPr="0015309A">
        <w:t xml:space="preserve">Schwesig, R.; Fischer, D.; Lauenroth, A.; Becker, S.; Leuchte, S. Can falls be predicted with gait analytical and posturographic measurement systems? A prospective follow-up study in a nursing home population. </w:t>
      </w:r>
      <w:r w:rsidRPr="0015309A">
        <w:rPr>
          <w:i/>
        </w:rPr>
        <w:t>Clin. Rehabil.</w:t>
      </w:r>
      <w:r w:rsidRPr="0015309A">
        <w:t xml:space="preserve"> </w:t>
      </w:r>
      <w:r w:rsidRPr="002C295A">
        <w:rPr>
          <w:b/>
        </w:rPr>
        <w:t>2013</w:t>
      </w:r>
      <w:r w:rsidRPr="002C295A">
        <w:t xml:space="preserve">, </w:t>
      </w:r>
      <w:r w:rsidRPr="002C295A">
        <w:rPr>
          <w:i/>
        </w:rPr>
        <w:t>27</w:t>
      </w:r>
      <w:r w:rsidRPr="002C295A">
        <w:t>, 183–190</w:t>
      </w:r>
      <w:r w:rsidRPr="0015309A">
        <w:t>. https://doi.org/10.1177/0269215512452880</w:t>
      </w:r>
      <w:r>
        <w:t>.</w:t>
      </w:r>
    </w:p>
    <w:p w14:paraId="3E22EECA" w14:textId="77777777" w:rsidR="001C1510" w:rsidRPr="0015309A" w:rsidRDefault="001C1510" w:rsidP="001C1510">
      <w:pPr>
        <w:pStyle w:val="MDPI81references"/>
        <w:numPr>
          <w:ilvl w:val="0"/>
          <w:numId w:val="24"/>
        </w:numPr>
        <w:ind w:left="425" w:hanging="425"/>
      </w:pPr>
      <w:r w:rsidRPr="0015309A">
        <w:t xml:space="preserve">Doi, T.; Hirata, S.; Ono, R.; Tsutsumimoto, K.; Misu, S.; </w:t>
      </w:r>
      <w:r w:rsidRPr="008E4F74">
        <w:t xml:space="preserve">Ando, H. The harmonic ratio of trunk acceleration predicts falling among older people: Results of a 1-year prospective study. </w:t>
      </w:r>
      <w:r w:rsidRPr="008E4F74">
        <w:rPr>
          <w:i/>
        </w:rPr>
        <w:t>J. Neuroeng. Rehabil.</w:t>
      </w:r>
      <w:r w:rsidRPr="008E4F74">
        <w:t xml:space="preserve"> </w:t>
      </w:r>
      <w:r w:rsidRPr="008E4F74">
        <w:rPr>
          <w:b/>
        </w:rPr>
        <w:t>2013</w:t>
      </w:r>
      <w:r w:rsidRPr="008E4F74">
        <w:t xml:space="preserve">, </w:t>
      </w:r>
      <w:r w:rsidRPr="008E4F74">
        <w:rPr>
          <w:i/>
        </w:rPr>
        <w:t>10</w:t>
      </w:r>
      <w:r w:rsidRPr="008E4F74">
        <w:t>, 7. https</w:t>
      </w:r>
      <w:r w:rsidRPr="0015309A">
        <w:t>://doi.org/10.1186/1743-0003-10-7</w:t>
      </w:r>
      <w:r>
        <w:t>.</w:t>
      </w:r>
    </w:p>
    <w:p w14:paraId="5D2F86C2" w14:textId="77777777" w:rsidR="001C1510" w:rsidRPr="0015309A" w:rsidRDefault="001C1510" w:rsidP="001C1510">
      <w:pPr>
        <w:pStyle w:val="MDPI81references"/>
        <w:numPr>
          <w:ilvl w:val="0"/>
          <w:numId w:val="24"/>
        </w:numPr>
        <w:ind w:left="425" w:hanging="425"/>
      </w:pPr>
      <w:r w:rsidRPr="0015309A">
        <w:t xml:space="preserve">Mignardot, J.-B.; Deschamps, T.; </w:t>
      </w:r>
      <w:r w:rsidRPr="008E4F74">
        <w:t xml:space="preserve">Barrey, E.; Auvinet, B.; Berrut, G.; Cornu, C.; Constans, T.; de Decker, L. Gait disturbances as specific predictive markers of the first fall onset in elderly people: A two-year prospective observational study. </w:t>
      </w:r>
      <w:r w:rsidRPr="008E4F74">
        <w:rPr>
          <w:i/>
        </w:rPr>
        <w:t>Front. Aging Neurosci.</w:t>
      </w:r>
      <w:r w:rsidRPr="008E4F74">
        <w:t xml:space="preserve"> </w:t>
      </w:r>
      <w:r w:rsidRPr="008E4F74">
        <w:rPr>
          <w:b/>
        </w:rPr>
        <w:t>2014</w:t>
      </w:r>
      <w:r w:rsidRPr="008E4F74">
        <w:t xml:space="preserve">, </w:t>
      </w:r>
      <w:r w:rsidRPr="008E4F74">
        <w:rPr>
          <w:i/>
        </w:rPr>
        <w:t>6</w:t>
      </w:r>
      <w:r w:rsidRPr="008E4F74">
        <w:t>, 22. https://doi.org/10</w:t>
      </w:r>
      <w:r w:rsidRPr="0015309A">
        <w:t>.3389/fnagi.2014.00022</w:t>
      </w:r>
      <w:r>
        <w:t>.</w:t>
      </w:r>
    </w:p>
    <w:p w14:paraId="0351B658" w14:textId="77777777" w:rsidR="001C1510" w:rsidRPr="0015309A" w:rsidRDefault="001C1510" w:rsidP="001C1510">
      <w:pPr>
        <w:pStyle w:val="MDPI81references"/>
        <w:numPr>
          <w:ilvl w:val="0"/>
          <w:numId w:val="24"/>
        </w:numPr>
        <w:ind w:left="425" w:hanging="425"/>
      </w:pPr>
      <w:r w:rsidRPr="0015309A">
        <w:t xml:space="preserve">Schwenk, M.; Hauer, K.; Zieschang, T.; Englert, S.; Mohler, J.; Najafi, B. Sensor-derived physical activity parameters can predict future falls in people with dementia. </w:t>
      </w:r>
      <w:r w:rsidRPr="0015309A">
        <w:rPr>
          <w:i/>
        </w:rPr>
        <w:t>Gerontology</w:t>
      </w:r>
      <w:r w:rsidRPr="0015309A">
        <w:t xml:space="preserve"> </w:t>
      </w:r>
      <w:r w:rsidRPr="002C295A">
        <w:rPr>
          <w:b/>
        </w:rPr>
        <w:t>2014</w:t>
      </w:r>
      <w:r w:rsidRPr="002C295A">
        <w:t xml:space="preserve">, </w:t>
      </w:r>
      <w:r w:rsidRPr="002C295A">
        <w:rPr>
          <w:i/>
        </w:rPr>
        <w:t>60</w:t>
      </w:r>
      <w:r w:rsidRPr="002C295A">
        <w:t>, 483–492</w:t>
      </w:r>
      <w:r w:rsidRPr="0015309A">
        <w:t>. https://doi.org/10.1159/000363136</w:t>
      </w:r>
      <w:r>
        <w:t>.</w:t>
      </w:r>
    </w:p>
    <w:p w14:paraId="70CCF6BA" w14:textId="77777777" w:rsidR="001C1510" w:rsidRPr="008E4F74" w:rsidRDefault="001C1510" w:rsidP="001C1510">
      <w:pPr>
        <w:pStyle w:val="MDPI81references"/>
        <w:numPr>
          <w:ilvl w:val="0"/>
          <w:numId w:val="24"/>
        </w:numPr>
        <w:ind w:left="425" w:hanging="425"/>
      </w:pPr>
      <w:r w:rsidRPr="0015309A">
        <w:t xml:space="preserve">van Schooten, K.S.; Pijnappels, M.; Rispens, S.M.; </w:t>
      </w:r>
      <w:r w:rsidRPr="008E4F74">
        <w:t xml:space="preserve">Elders, P.J.M.; Lips, P.; van Dieën, J.H. Ambulatory fall-risk assessment: Amount and quality of daily-life gait predict falls in older adults. </w:t>
      </w:r>
      <w:r w:rsidRPr="008E4F74">
        <w:rPr>
          <w:i/>
        </w:rPr>
        <w:t>J. Gerontol. A Biol. Sci. Med. Sci.</w:t>
      </w:r>
      <w:r w:rsidRPr="008E4F74">
        <w:t xml:space="preserve"> </w:t>
      </w:r>
      <w:r w:rsidRPr="008E4F74">
        <w:rPr>
          <w:b/>
        </w:rPr>
        <w:t>2015</w:t>
      </w:r>
      <w:r w:rsidRPr="008E4F74">
        <w:t xml:space="preserve">, </w:t>
      </w:r>
      <w:r w:rsidRPr="008E4F74">
        <w:rPr>
          <w:i/>
        </w:rPr>
        <w:t>70</w:t>
      </w:r>
      <w:r w:rsidRPr="008E4F74">
        <w:t>, 608–615. https://doi.org/10.1093/gerona/glu225.</w:t>
      </w:r>
    </w:p>
    <w:p w14:paraId="02223696" w14:textId="77777777" w:rsidR="001C1510" w:rsidRPr="0015309A" w:rsidRDefault="001C1510" w:rsidP="001C1510">
      <w:pPr>
        <w:pStyle w:val="MDPI81references"/>
        <w:numPr>
          <w:ilvl w:val="0"/>
          <w:numId w:val="24"/>
        </w:numPr>
        <w:ind w:left="425" w:hanging="425"/>
      </w:pPr>
      <w:r w:rsidRPr="0015309A">
        <w:t xml:space="preserve">van Schooten, K.S.; Pijnappels, M.; Rispens, S.M.; Elders, P.J.M.; Lips, P.; Daffertshofer, A.; Beek, P.J.; van Dieën, J.H. Daily-life gait quality as predictor of falls in older people: A 1-year prospective cohort study. </w:t>
      </w:r>
      <w:r w:rsidRPr="0015309A">
        <w:rPr>
          <w:i/>
        </w:rPr>
        <w:t>PLoS ONE</w:t>
      </w:r>
      <w:r w:rsidRPr="0015309A">
        <w:t xml:space="preserve"> </w:t>
      </w:r>
      <w:r w:rsidRPr="002C295A">
        <w:rPr>
          <w:b/>
        </w:rPr>
        <w:t>2016</w:t>
      </w:r>
      <w:r w:rsidRPr="002C295A">
        <w:t xml:space="preserve">, </w:t>
      </w:r>
      <w:r w:rsidRPr="002C295A">
        <w:rPr>
          <w:i/>
        </w:rPr>
        <w:t>11</w:t>
      </w:r>
      <w:r w:rsidRPr="002C295A">
        <w:t>, e0158623</w:t>
      </w:r>
      <w:r w:rsidRPr="0015309A">
        <w:t>. https://doi.org/10.1371/journal.pone.0158623</w:t>
      </w:r>
      <w:r>
        <w:t>.</w:t>
      </w:r>
    </w:p>
    <w:p w14:paraId="7594CA04" w14:textId="77777777" w:rsidR="001C1510" w:rsidRPr="0015309A" w:rsidRDefault="001C1510" w:rsidP="001C1510">
      <w:pPr>
        <w:pStyle w:val="MDPI81references"/>
        <w:numPr>
          <w:ilvl w:val="0"/>
          <w:numId w:val="24"/>
        </w:numPr>
        <w:ind w:left="425" w:hanging="425"/>
      </w:pPr>
      <w:r w:rsidRPr="0015309A">
        <w:t xml:space="preserve">Howcroft, J.; Kofman, J.; Lemaire, E.D. Prospective fall-risk prediction models for older adults based on wearable sensors. </w:t>
      </w:r>
      <w:r w:rsidRPr="0015309A">
        <w:rPr>
          <w:i/>
        </w:rPr>
        <w:t>IEEE Trans. Neural Syst. Rehabil. Eng.</w:t>
      </w:r>
      <w:r w:rsidRPr="0015309A">
        <w:t xml:space="preserve"> </w:t>
      </w:r>
      <w:r w:rsidRPr="002C295A">
        <w:rPr>
          <w:b/>
        </w:rPr>
        <w:t>2017</w:t>
      </w:r>
      <w:r w:rsidRPr="002C295A">
        <w:t xml:space="preserve">, </w:t>
      </w:r>
      <w:r w:rsidRPr="002C295A">
        <w:rPr>
          <w:i/>
        </w:rPr>
        <w:t>25</w:t>
      </w:r>
      <w:r w:rsidRPr="002C295A">
        <w:t>, 1812–1820</w:t>
      </w:r>
      <w:r w:rsidRPr="0015309A">
        <w:t>. https://doi.org/10.1109/TNSRE.2017.2687100</w:t>
      </w:r>
      <w:r>
        <w:t>.</w:t>
      </w:r>
    </w:p>
    <w:p w14:paraId="6816FE21" w14:textId="77777777" w:rsidR="001C1510" w:rsidRPr="008E4F74" w:rsidRDefault="001C1510" w:rsidP="001C1510">
      <w:pPr>
        <w:pStyle w:val="MDPI81references"/>
        <w:numPr>
          <w:ilvl w:val="0"/>
          <w:numId w:val="24"/>
        </w:numPr>
        <w:ind w:left="425" w:hanging="425"/>
      </w:pPr>
      <w:r w:rsidRPr="0015309A">
        <w:t xml:space="preserve">Drover, D.; Howcroft, J.; Kofman, J.; </w:t>
      </w:r>
      <w:r w:rsidRPr="008E4F74">
        <w:t xml:space="preserve">Lemaire, E.D. Faller classification in older adults using wearable sensors based on turn and straight-walking accelerometer-based features. </w:t>
      </w:r>
      <w:r w:rsidRPr="008E4F74">
        <w:rPr>
          <w:i/>
        </w:rPr>
        <w:t>Sensors</w:t>
      </w:r>
      <w:r w:rsidRPr="008E4F74">
        <w:t xml:space="preserve"> </w:t>
      </w:r>
      <w:r w:rsidRPr="008E4F74">
        <w:rPr>
          <w:b/>
        </w:rPr>
        <w:t>2017</w:t>
      </w:r>
      <w:r w:rsidRPr="008E4F74">
        <w:t xml:space="preserve">, </w:t>
      </w:r>
      <w:r w:rsidRPr="008E4F74">
        <w:rPr>
          <w:i/>
        </w:rPr>
        <w:t>17</w:t>
      </w:r>
      <w:r w:rsidRPr="008E4F74">
        <w:t>, 1321. https://doi.org/10.3390/s17061321.</w:t>
      </w:r>
    </w:p>
    <w:p w14:paraId="55202083" w14:textId="77777777" w:rsidR="001C1510" w:rsidRPr="0015309A" w:rsidRDefault="001C1510" w:rsidP="001C1510">
      <w:pPr>
        <w:pStyle w:val="MDPI81references"/>
        <w:numPr>
          <w:ilvl w:val="0"/>
          <w:numId w:val="24"/>
        </w:numPr>
        <w:ind w:left="425" w:hanging="425"/>
      </w:pPr>
      <w:r w:rsidRPr="008E4F74">
        <w:t xml:space="preserve">Greene, B.R.; Caulfield, B.; Lamichhane, D.; Bond, W.; Svendsen, J.; Zurski, C.; Pratt, D. Longitudinal assessment of falls in patients with Parkinson’s disease using inertial sensors and the Timed up and Go test. </w:t>
      </w:r>
      <w:r w:rsidRPr="008E4F74">
        <w:rPr>
          <w:i/>
        </w:rPr>
        <w:t>J. Rehabil. Assist. Technol. Eng.</w:t>
      </w:r>
      <w:r w:rsidRPr="008E4F74">
        <w:t xml:space="preserve"> </w:t>
      </w:r>
      <w:r w:rsidRPr="008E4F74">
        <w:rPr>
          <w:b/>
        </w:rPr>
        <w:t>2018</w:t>
      </w:r>
      <w:r w:rsidRPr="008E4F74">
        <w:t xml:space="preserve">, </w:t>
      </w:r>
      <w:r w:rsidRPr="008E4F74">
        <w:rPr>
          <w:i/>
        </w:rPr>
        <w:t>5</w:t>
      </w:r>
      <w:r w:rsidRPr="008E4F74">
        <w:t>, 2055668317750811. https://doi.org/10.1177/2055668317750811</w:t>
      </w:r>
      <w:r>
        <w:t>.</w:t>
      </w:r>
    </w:p>
    <w:p w14:paraId="4C8C2A57" w14:textId="77777777" w:rsidR="001C1510" w:rsidRPr="0015309A" w:rsidRDefault="001C1510" w:rsidP="001C1510">
      <w:pPr>
        <w:pStyle w:val="MDPI81references"/>
        <w:numPr>
          <w:ilvl w:val="0"/>
          <w:numId w:val="24"/>
        </w:numPr>
        <w:ind w:left="425" w:hanging="425"/>
      </w:pPr>
      <w:r w:rsidRPr="0015309A">
        <w:t xml:space="preserve">Ihlen, E.A.F.; van Schooten, K.S.; Bruijn, S.M.; van Dieën, J.H.; Vereijken, B.; Helbostad, J.L.; Pijnappels, M. Improved prediction of falls in community-dwelling older </w:t>
      </w:r>
      <w:r w:rsidRPr="008E4F74">
        <w:t xml:space="preserve">adults through phase-dependent entropy of daily-life walking. </w:t>
      </w:r>
      <w:r w:rsidRPr="008E4F74">
        <w:rPr>
          <w:i/>
        </w:rPr>
        <w:t>Front. Aging Neurosci.</w:t>
      </w:r>
      <w:r w:rsidRPr="008E4F74">
        <w:t xml:space="preserve"> </w:t>
      </w:r>
      <w:r w:rsidRPr="008E4F74">
        <w:rPr>
          <w:b/>
        </w:rPr>
        <w:t>2018</w:t>
      </w:r>
      <w:r w:rsidRPr="008E4F74">
        <w:t xml:space="preserve">, </w:t>
      </w:r>
      <w:r w:rsidRPr="008E4F74">
        <w:rPr>
          <w:i/>
        </w:rPr>
        <w:t>10</w:t>
      </w:r>
      <w:r w:rsidRPr="008E4F74">
        <w:t>, 44. https://doi.org/10.3389/fnagi.2018.00044</w:t>
      </w:r>
      <w:r>
        <w:t>.</w:t>
      </w:r>
    </w:p>
    <w:p w14:paraId="384122E6" w14:textId="77777777" w:rsidR="001C1510" w:rsidRPr="0015309A" w:rsidRDefault="001C1510" w:rsidP="001C1510">
      <w:pPr>
        <w:pStyle w:val="MDPI81references"/>
        <w:numPr>
          <w:ilvl w:val="0"/>
          <w:numId w:val="24"/>
        </w:numPr>
        <w:ind w:left="425" w:hanging="425"/>
      </w:pPr>
      <w:r w:rsidRPr="0015309A">
        <w:t xml:space="preserve">Nait Aicha, A.; Englebienne, G.; van </w:t>
      </w:r>
      <w:r w:rsidRPr="008E4F74">
        <w:t xml:space="preserve">Schooten, K.S.; Pijnappels, M.; Kröse, B. Deep learning to predict falls in older adults based on daily-life trunk accelerometry. </w:t>
      </w:r>
      <w:r w:rsidRPr="008E4F74">
        <w:rPr>
          <w:i/>
        </w:rPr>
        <w:t>Sensors</w:t>
      </w:r>
      <w:r w:rsidRPr="008E4F74">
        <w:t xml:space="preserve"> </w:t>
      </w:r>
      <w:r w:rsidRPr="008E4F74">
        <w:rPr>
          <w:b/>
        </w:rPr>
        <w:t>2018</w:t>
      </w:r>
      <w:r w:rsidRPr="008E4F74">
        <w:t xml:space="preserve">, </w:t>
      </w:r>
      <w:r w:rsidRPr="008E4F74">
        <w:rPr>
          <w:i/>
        </w:rPr>
        <w:t>18</w:t>
      </w:r>
      <w:r w:rsidRPr="008E4F74">
        <w:t>, 1654. https://doi</w:t>
      </w:r>
      <w:r w:rsidRPr="0015309A">
        <w:t>.org/10.3390/s18051654</w:t>
      </w:r>
      <w:r>
        <w:t>.</w:t>
      </w:r>
    </w:p>
    <w:p w14:paraId="35E49C7C" w14:textId="77777777" w:rsidR="001C1510" w:rsidRPr="0015309A" w:rsidRDefault="001C1510" w:rsidP="001C1510">
      <w:pPr>
        <w:pStyle w:val="MDPI81references"/>
        <w:numPr>
          <w:ilvl w:val="0"/>
          <w:numId w:val="24"/>
        </w:numPr>
        <w:ind w:left="425" w:hanging="425"/>
      </w:pPr>
      <w:r w:rsidRPr="0015309A">
        <w:t xml:space="preserve">Howcroft, J.; Lemaire, E.D.; </w:t>
      </w:r>
      <w:r w:rsidRPr="008E4F74">
        <w:t xml:space="preserve">Kofman, J. Prospective elderly fall prediction by older-adult fall-risk modeling with feature selection. </w:t>
      </w:r>
      <w:r w:rsidRPr="008E4F74">
        <w:rPr>
          <w:i/>
        </w:rPr>
        <w:t>Biomed. Signal Process. Control</w:t>
      </w:r>
      <w:r w:rsidRPr="008E4F74">
        <w:t xml:space="preserve"> </w:t>
      </w:r>
      <w:r w:rsidRPr="008E4F74">
        <w:rPr>
          <w:b/>
        </w:rPr>
        <w:t>2018</w:t>
      </w:r>
      <w:r w:rsidRPr="002C295A">
        <w:t xml:space="preserve">, </w:t>
      </w:r>
      <w:r w:rsidRPr="002C295A">
        <w:rPr>
          <w:i/>
        </w:rPr>
        <w:t>43</w:t>
      </w:r>
      <w:r w:rsidRPr="002C295A">
        <w:t>, 320–328</w:t>
      </w:r>
      <w:r w:rsidRPr="0015309A">
        <w:t>. https://doi.org/10.1016/j.bspc.2018.03.005</w:t>
      </w:r>
      <w:r>
        <w:t>.</w:t>
      </w:r>
    </w:p>
    <w:p w14:paraId="1E540D1A" w14:textId="77777777" w:rsidR="001C1510" w:rsidRPr="0015309A" w:rsidRDefault="001C1510" w:rsidP="001C1510">
      <w:pPr>
        <w:pStyle w:val="MDPI81references"/>
        <w:numPr>
          <w:ilvl w:val="0"/>
          <w:numId w:val="24"/>
        </w:numPr>
        <w:ind w:left="425" w:hanging="425"/>
      </w:pPr>
      <w:r w:rsidRPr="0015309A">
        <w:t xml:space="preserve">Bizovska, L.; Svoboda, Z.; Janura, M.; Bisi, M.C.; Vuillerme, N. Local dynamic stability during gait for predicting falls in elderly people: A one-year prospective study. </w:t>
      </w:r>
      <w:r w:rsidRPr="0015309A">
        <w:rPr>
          <w:i/>
        </w:rPr>
        <w:t>PLoS ONE</w:t>
      </w:r>
      <w:r w:rsidRPr="0015309A">
        <w:t xml:space="preserve"> </w:t>
      </w:r>
      <w:r w:rsidRPr="002C295A">
        <w:rPr>
          <w:b/>
        </w:rPr>
        <w:t>2018</w:t>
      </w:r>
      <w:r w:rsidRPr="002C295A">
        <w:t xml:space="preserve">, </w:t>
      </w:r>
      <w:r w:rsidRPr="002C295A">
        <w:rPr>
          <w:i/>
        </w:rPr>
        <w:t>13</w:t>
      </w:r>
      <w:r w:rsidRPr="002C295A">
        <w:t>, e0197091</w:t>
      </w:r>
      <w:r w:rsidRPr="0015309A">
        <w:t>. https://doi.org/10.1371/journal.pone.0197091</w:t>
      </w:r>
      <w:r>
        <w:t>.</w:t>
      </w:r>
    </w:p>
    <w:p w14:paraId="19875FEF" w14:textId="77777777" w:rsidR="001C1510" w:rsidRPr="0015309A" w:rsidRDefault="001C1510" w:rsidP="001C1510">
      <w:pPr>
        <w:pStyle w:val="MDPI81references"/>
        <w:numPr>
          <w:ilvl w:val="0"/>
          <w:numId w:val="24"/>
        </w:numPr>
        <w:ind w:left="425" w:hanging="425"/>
      </w:pPr>
      <w:r w:rsidRPr="0015309A">
        <w:lastRenderedPageBreak/>
        <w:t xml:space="preserve">Marques, N.R.; Spinoso, D.H.; Cardoso, B.C.; Moreno, V.C.; Kuroda, M.H.; Navega, M.T. Is it possible to predict falls in older adults using gait kinematics? </w:t>
      </w:r>
      <w:r w:rsidRPr="0015309A">
        <w:rPr>
          <w:i/>
        </w:rPr>
        <w:t>Clin. Biomech.</w:t>
      </w:r>
      <w:r w:rsidRPr="0015309A">
        <w:t xml:space="preserve"> </w:t>
      </w:r>
      <w:r w:rsidRPr="002C295A">
        <w:rPr>
          <w:b/>
        </w:rPr>
        <w:t>2018</w:t>
      </w:r>
      <w:r w:rsidRPr="002C295A">
        <w:t xml:space="preserve">, </w:t>
      </w:r>
      <w:r w:rsidRPr="002C295A">
        <w:rPr>
          <w:i/>
        </w:rPr>
        <w:t>59</w:t>
      </w:r>
      <w:r w:rsidRPr="002C295A">
        <w:t>, 15–18</w:t>
      </w:r>
      <w:r w:rsidRPr="0015309A">
        <w:t>. https://doi.org/10.1016/j.clinbiomech.2018.08.006</w:t>
      </w:r>
      <w:r>
        <w:t>.</w:t>
      </w:r>
    </w:p>
    <w:p w14:paraId="79782438" w14:textId="77777777" w:rsidR="001C1510" w:rsidRPr="0015309A" w:rsidRDefault="001C1510" w:rsidP="001C1510">
      <w:pPr>
        <w:pStyle w:val="MDPI81references"/>
        <w:numPr>
          <w:ilvl w:val="0"/>
          <w:numId w:val="24"/>
        </w:numPr>
        <w:ind w:left="425" w:hanging="425"/>
      </w:pPr>
      <w:r w:rsidRPr="0015309A">
        <w:t xml:space="preserve">Lo, C.; Arora, S.; Baig, F.; Lawton, M.A.; El Mouden, C.; Barber, T.R.; Ruffmann, C.; Klein, J.C.; Brown, P.; Ben-Shlomo, Y.; et al. Predicting motor, cognitive &amp; functional impairment in Parkinson’s. </w:t>
      </w:r>
      <w:r w:rsidRPr="0015309A">
        <w:rPr>
          <w:i/>
        </w:rPr>
        <w:t>Ann. Clin. Transl. Neurol.</w:t>
      </w:r>
      <w:r w:rsidRPr="0015309A">
        <w:t xml:space="preserve"> </w:t>
      </w:r>
      <w:r w:rsidRPr="002C295A">
        <w:rPr>
          <w:b/>
        </w:rPr>
        <w:t>2019</w:t>
      </w:r>
      <w:r w:rsidRPr="002C295A">
        <w:t xml:space="preserve">, </w:t>
      </w:r>
      <w:r w:rsidRPr="002C295A">
        <w:rPr>
          <w:i/>
        </w:rPr>
        <w:t>6</w:t>
      </w:r>
      <w:r w:rsidRPr="002C295A">
        <w:t>, 1498–1509</w:t>
      </w:r>
      <w:r w:rsidRPr="0015309A">
        <w:t>. https://doi.org/10.1002/acn3.50853</w:t>
      </w:r>
      <w:r>
        <w:t>.</w:t>
      </w:r>
    </w:p>
    <w:p w14:paraId="111274BA" w14:textId="77777777" w:rsidR="001C1510" w:rsidRPr="0015309A" w:rsidRDefault="001C1510" w:rsidP="001C1510">
      <w:pPr>
        <w:pStyle w:val="MDPI81references"/>
        <w:numPr>
          <w:ilvl w:val="0"/>
          <w:numId w:val="24"/>
        </w:numPr>
        <w:ind w:left="425" w:hanging="425"/>
      </w:pPr>
      <w:r w:rsidRPr="0015309A">
        <w:t xml:space="preserve">Marques, N.R.; Camilo, G.F.; de Martini Lopes dos Santos, A.P.; Cardoso, B.C.; Navega, M.T.; de Abreu, D.C.C. The ability of gait kinematic parameters to predict falls in older adults with cognitive impairments living in long term institutions. </w:t>
      </w:r>
      <w:r w:rsidRPr="0015309A">
        <w:rPr>
          <w:i/>
        </w:rPr>
        <w:t>Clin. Biomech.</w:t>
      </w:r>
      <w:r w:rsidRPr="0015309A">
        <w:t xml:space="preserve"> </w:t>
      </w:r>
      <w:r w:rsidRPr="002C295A">
        <w:rPr>
          <w:b/>
        </w:rPr>
        <w:t>2019</w:t>
      </w:r>
      <w:r w:rsidRPr="002C295A">
        <w:t xml:space="preserve">, </w:t>
      </w:r>
      <w:r w:rsidRPr="002C295A">
        <w:rPr>
          <w:i/>
        </w:rPr>
        <w:t>65</w:t>
      </w:r>
      <w:r w:rsidRPr="002C295A">
        <w:t>, 123–127</w:t>
      </w:r>
      <w:r w:rsidRPr="0015309A">
        <w:t>. https://doi.org/10.1016/j.clinbiomech.2019.04.011</w:t>
      </w:r>
      <w:r>
        <w:t>.</w:t>
      </w:r>
    </w:p>
    <w:p w14:paraId="0C14CB21" w14:textId="77777777" w:rsidR="001C1510" w:rsidRPr="0015309A" w:rsidRDefault="001C1510" w:rsidP="001C1510">
      <w:pPr>
        <w:pStyle w:val="MDPI81references"/>
        <w:numPr>
          <w:ilvl w:val="0"/>
          <w:numId w:val="24"/>
        </w:numPr>
        <w:ind w:left="425" w:hanging="425"/>
      </w:pPr>
      <w:r w:rsidRPr="0015309A">
        <w:t>Gillain, S.; Boutaayamou, M.; Schwartz, C.; Brüls, O.; Bruyère, O.; Croisier, J.-L.; Salmon, E.; Reginster, J.-Y.; Garraux, G.; Petermans, J. Using supervised learning machine algo</w:t>
      </w:r>
      <w:r w:rsidRPr="002539C0">
        <w:t xml:space="preserve">rithm to identify future fallers based on gait patterns: A two-year longitudinal study. </w:t>
      </w:r>
      <w:r>
        <w:rPr>
          <w:i/>
        </w:rPr>
        <w:t xml:space="preserve">Exp. Gerontol. </w:t>
      </w:r>
      <w:r w:rsidRPr="002539C0">
        <w:rPr>
          <w:b/>
        </w:rPr>
        <w:t>2019</w:t>
      </w:r>
      <w:r w:rsidRPr="002539C0">
        <w:t xml:space="preserve">, </w:t>
      </w:r>
      <w:r w:rsidRPr="002539C0">
        <w:rPr>
          <w:i/>
        </w:rPr>
        <w:t>127</w:t>
      </w:r>
      <w:r w:rsidRPr="002539C0">
        <w:t>, 110730. https://doi</w:t>
      </w:r>
      <w:r w:rsidRPr="0015309A">
        <w:t>.org/10.1016/j.exger.2019.110730</w:t>
      </w:r>
      <w:r>
        <w:t>.</w:t>
      </w:r>
    </w:p>
    <w:p w14:paraId="14C17660" w14:textId="77777777" w:rsidR="001C1510" w:rsidRPr="0015309A" w:rsidRDefault="001C1510" w:rsidP="001C1510">
      <w:pPr>
        <w:pStyle w:val="MDPI81references"/>
        <w:numPr>
          <w:ilvl w:val="0"/>
          <w:numId w:val="24"/>
        </w:numPr>
        <w:ind w:left="425" w:hanging="425"/>
      </w:pPr>
      <w:r w:rsidRPr="0015309A">
        <w:t>Buisseret, F.; Catinus, L.; Grenard, R.; Jojczyk, L.; Fiev</w:t>
      </w:r>
      <w:r w:rsidRPr="002539C0">
        <w:t xml:space="preserve">ez, D.; Barvaux, V.; Dierick, F. Timed up and Go and Six-Minute Walking Tests with wearable inertial sensor: One step further for the prediction of the risk of fall in elderly nursing home people. </w:t>
      </w:r>
      <w:r w:rsidRPr="002539C0">
        <w:rPr>
          <w:i/>
        </w:rPr>
        <w:t>Sensors</w:t>
      </w:r>
      <w:r w:rsidRPr="002539C0">
        <w:t xml:space="preserve"> </w:t>
      </w:r>
      <w:r w:rsidRPr="002539C0">
        <w:rPr>
          <w:b/>
        </w:rPr>
        <w:t>2020</w:t>
      </w:r>
      <w:r w:rsidRPr="002539C0">
        <w:t xml:space="preserve">, </w:t>
      </w:r>
      <w:r w:rsidRPr="002539C0">
        <w:rPr>
          <w:i/>
        </w:rPr>
        <w:t>20</w:t>
      </w:r>
      <w:r w:rsidRPr="002539C0">
        <w:t>, 3207. https://doi.org/10.3390/s20113207.</w:t>
      </w:r>
    </w:p>
    <w:p w14:paraId="5CE6FBFE" w14:textId="77777777" w:rsidR="001C1510" w:rsidRPr="0015309A" w:rsidRDefault="001C1510" w:rsidP="001C1510">
      <w:pPr>
        <w:pStyle w:val="MDPI81references"/>
        <w:numPr>
          <w:ilvl w:val="0"/>
          <w:numId w:val="24"/>
        </w:numPr>
        <w:ind w:left="425" w:hanging="425"/>
      </w:pPr>
      <w:r w:rsidRPr="0015309A">
        <w:t xml:space="preserve">Silva, J.; Sousa, I.; Cardoso, J.S. Fusion of clinical, self-reported, and multisensor data for predicting falls. </w:t>
      </w:r>
      <w:r w:rsidRPr="0015309A">
        <w:rPr>
          <w:i/>
        </w:rPr>
        <w:t>IEEE J. Biomed. Health Inform.</w:t>
      </w:r>
      <w:r w:rsidRPr="0015309A">
        <w:t xml:space="preserve"> </w:t>
      </w:r>
      <w:r w:rsidRPr="002C295A">
        <w:rPr>
          <w:b/>
        </w:rPr>
        <w:t>2020</w:t>
      </w:r>
      <w:r w:rsidRPr="002C295A">
        <w:t xml:space="preserve">, </w:t>
      </w:r>
      <w:r w:rsidRPr="002C295A">
        <w:rPr>
          <w:i/>
        </w:rPr>
        <w:t>24</w:t>
      </w:r>
      <w:r w:rsidRPr="002C295A">
        <w:t>, 50–56</w:t>
      </w:r>
      <w:r w:rsidRPr="0015309A">
        <w:t>. https://doi.org/10.1109/JBHI.2019.2951230</w:t>
      </w:r>
      <w:r>
        <w:t>.</w:t>
      </w:r>
    </w:p>
    <w:p w14:paraId="245E252E" w14:textId="77777777" w:rsidR="001C1510" w:rsidRPr="0015309A" w:rsidRDefault="001C1510" w:rsidP="001C1510">
      <w:pPr>
        <w:pStyle w:val="MDPI81references"/>
        <w:numPr>
          <w:ilvl w:val="0"/>
          <w:numId w:val="24"/>
        </w:numPr>
        <w:ind w:left="425" w:hanging="425"/>
      </w:pPr>
      <w:r w:rsidRPr="0015309A">
        <w:t xml:space="preserve">Sturchio, A.; Dwivedi, A.K.; Marsili, L.; Hadley, A.; Sobrero, G.; Heldman, D.; Maule, S.; Lopiano, L.; Comi, C.; Versino, M.; et al. Kinematic but not clinical measures predict falls in Parkinson-related orthostatic hypotension. </w:t>
      </w:r>
      <w:r w:rsidRPr="0015309A">
        <w:rPr>
          <w:i/>
        </w:rPr>
        <w:t>J. Neurol.</w:t>
      </w:r>
      <w:r w:rsidRPr="0015309A">
        <w:t xml:space="preserve"> </w:t>
      </w:r>
      <w:r w:rsidRPr="002C295A">
        <w:rPr>
          <w:b/>
        </w:rPr>
        <w:t>2021</w:t>
      </w:r>
      <w:r w:rsidRPr="002C295A">
        <w:t xml:space="preserve">, </w:t>
      </w:r>
      <w:r w:rsidRPr="002C295A">
        <w:rPr>
          <w:i/>
        </w:rPr>
        <w:t>268</w:t>
      </w:r>
      <w:r w:rsidRPr="002C295A">
        <w:t>, 1006–1015</w:t>
      </w:r>
      <w:r w:rsidRPr="0015309A">
        <w:t>. https://doi.org/10.1007/s00415-020-10240-8</w:t>
      </w:r>
      <w:r>
        <w:t>.</w:t>
      </w:r>
    </w:p>
    <w:p w14:paraId="4AC50A63" w14:textId="77777777" w:rsidR="001C1510" w:rsidRPr="002539C0" w:rsidRDefault="001C1510" w:rsidP="001C1510">
      <w:pPr>
        <w:pStyle w:val="MDPI81references"/>
        <w:numPr>
          <w:ilvl w:val="0"/>
          <w:numId w:val="24"/>
        </w:numPr>
        <w:ind w:left="425" w:hanging="425"/>
      </w:pPr>
      <w:r w:rsidRPr="0015309A">
        <w:t xml:space="preserve">Bet, P.; Castro, P.C.; Ponti, M.A. Foreseeing </w:t>
      </w:r>
      <w:r w:rsidRPr="002539C0">
        <w:t xml:space="preserve">future falls with accelerometer features in active community-dwelling older persons with no recent history of falls. </w:t>
      </w:r>
      <w:r w:rsidRPr="002539C0">
        <w:rPr>
          <w:i/>
        </w:rPr>
        <w:t>Exp. Gerontol.</w:t>
      </w:r>
      <w:r w:rsidRPr="002539C0">
        <w:t xml:space="preserve"> </w:t>
      </w:r>
      <w:r w:rsidRPr="002539C0">
        <w:rPr>
          <w:b/>
        </w:rPr>
        <w:t>2021</w:t>
      </w:r>
      <w:r w:rsidRPr="002539C0">
        <w:t xml:space="preserve">, </w:t>
      </w:r>
      <w:r w:rsidRPr="002539C0">
        <w:rPr>
          <w:i/>
        </w:rPr>
        <w:t>143</w:t>
      </w:r>
      <w:r w:rsidRPr="002539C0">
        <w:t>, 111139. https://doi.org/10.1016/j.exger.2020.111139.</w:t>
      </w:r>
    </w:p>
    <w:p w14:paraId="042C460B" w14:textId="77777777" w:rsidR="001C1510" w:rsidRPr="002539C0" w:rsidRDefault="001C1510" w:rsidP="001C1510">
      <w:pPr>
        <w:pStyle w:val="MDPI81references"/>
        <w:numPr>
          <w:ilvl w:val="0"/>
          <w:numId w:val="24"/>
        </w:numPr>
        <w:ind w:left="425" w:hanging="425"/>
      </w:pPr>
      <w:r w:rsidRPr="002539C0">
        <w:t xml:space="preserve">Mehdizadeh, S.; Sabo, A.; Ng, K.-D.; Mansfield, A.; Flint, A.J.; Taati, B.; Iaboni, A. Predicting short-term risk of falls in a high-risk group with dementia. </w:t>
      </w:r>
      <w:r w:rsidRPr="002539C0">
        <w:rPr>
          <w:i/>
        </w:rPr>
        <w:t>J. Am. Med. Dir. Assoc.</w:t>
      </w:r>
      <w:r w:rsidRPr="002539C0">
        <w:t xml:space="preserve"> </w:t>
      </w:r>
      <w:r w:rsidRPr="002539C0">
        <w:rPr>
          <w:b/>
        </w:rPr>
        <w:t>2021</w:t>
      </w:r>
      <w:r w:rsidRPr="002539C0">
        <w:t xml:space="preserve">, </w:t>
      </w:r>
      <w:r w:rsidRPr="002539C0">
        <w:rPr>
          <w:i/>
        </w:rPr>
        <w:t>22</w:t>
      </w:r>
      <w:r w:rsidRPr="002539C0">
        <w:t>, 689–695.e1. https://doi.org/10.1016/j.jamda.2020.07.030.</w:t>
      </w:r>
    </w:p>
    <w:p w14:paraId="3187D1D0" w14:textId="77777777" w:rsidR="001C1510" w:rsidRPr="0015309A" w:rsidRDefault="001C1510" w:rsidP="001C1510">
      <w:pPr>
        <w:pStyle w:val="MDPI81references"/>
        <w:numPr>
          <w:ilvl w:val="0"/>
          <w:numId w:val="24"/>
        </w:numPr>
        <w:ind w:left="425" w:hanging="425"/>
      </w:pPr>
      <w:r w:rsidRPr="002539C0">
        <w:t xml:space="preserve">Lockhart, T.E.; Soangra, R.; Yoon, H.; Wu, T.; Frames, C.W.; Weaver, R.; Roberto, K.A. Prediction of fall risk among community-dwelling older adults using a wearable system. </w:t>
      </w:r>
      <w:r w:rsidRPr="002539C0">
        <w:rPr>
          <w:i/>
        </w:rPr>
        <w:t>Sci. Rep.</w:t>
      </w:r>
      <w:r w:rsidRPr="002539C0">
        <w:t xml:space="preserve"> </w:t>
      </w:r>
      <w:r w:rsidRPr="002539C0">
        <w:rPr>
          <w:b/>
        </w:rPr>
        <w:t>2021</w:t>
      </w:r>
      <w:r w:rsidRPr="002539C0">
        <w:t xml:space="preserve">, </w:t>
      </w:r>
      <w:r w:rsidRPr="002539C0">
        <w:rPr>
          <w:i/>
        </w:rPr>
        <w:t>11</w:t>
      </w:r>
      <w:r w:rsidRPr="002539C0">
        <w:t>, 20976. https://doi.</w:t>
      </w:r>
      <w:r w:rsidRPr="0015309A">
        <w:t>org/10.1038/s41598-021-00458-5</w:t>
      </w:r>
      <w:r>
        <w:t>.</w:t>
      </w:r>
    </w:p>
    <w:p w14:paraId="4288ECC8" w14:textId="77777777" w:rsidR="001C1510" w:rsidRPr="002539C0" w:rsidRDefault="001C1510" w:rsidP="001C1510">
      <w:pPr>
        <w:pStyle w:val="MDPI81references"/>
        <w:numPr>
          <w:ilvl w:val="0"/>
          <w:numId w:val="24"/>
        </w:numPr>
        <w:ind w:left="425" w:hanging="425"/>
      </w:pPr>
      <w:r w:rsidRPr="0015309A">
        <w:t xml:space="preserve">Roshdibenam, V.; Jogerst, G.J.; </w:t>
      </w:r>
      <w:r w:rsidRPr="002539C0">
        <w:t xml:space="preserve">Butler, N.R.; Baek, S. Machine learning prediction of fall risk in older adults using Timed up and Go test kinematics. </w:t>
      </w:r>
      <w:r w:rsidRPr="002539C0">
        <w:rPr>
          <w:i/>
        </w:rPr>
        <w:t>Sensors</w:t>
      </w:r>
      <w:r w:rsidRPr="002539C0">
        <w:t xml:space="preserve"> </w:t>
      </w:r>
      <w:r w:rsidRPr="002539C0">
        <w:rPr>
          <w:b/>
        </w:rPr>
        <w:t>2021</w:t>
      </w:r>
      <w:r w:rsidRPr="002539C0">
        <w:t xml:space="preserve">, </w:t>
      </w:r>
      <w:r w:rsidRPr="002539C0">
        <w:rPr>
          <w:i/>
        </w:rPr>
        <w:t>21</w:t>
      </w:r>
      <w:r w:rsidRPr="002539C0">
        <w:t>, 3481. https://doi.org/10.3390/s21103481.</w:t>
      </w:r>
    </w:p>
    <w:p w14:paraId="19F094CB" w14:textId="77777777" w:rsidR="001C1510" w:rsidRPr="002539C0" w:rsidRDefault="001C1510" w:rsidP="001C1510">
      <w:pPr>
        <w:pStyle w:val="MDPI81references"/>
        <w:numPr>
          <w:ilvl w:val="0"/>
          <w:numId w:val="24"/>
        </w:numPr>
        <w:ind w:left="425" w:hanging="425"/>
      </w:pPr>
      <w:r w:rsidRPr="002539C0">
        <w:t xml:space="preserve">Greene, B.R.; Premoli, I.; McManus, K.; McGrath, D.; Caulfield, B. Predicting fall counts using wearable sensors: A novel digital biomarker for Parkinson’s disease. </w:t>
      </w:r>
      <w:r w:rsidRPr="002539C0">
        <w:rPr>
          <w:i/>
        </w:rPr>
        <w:t>Sensors</w:t>
      </w:r>
      <w:r w:rsidRPr="002539C0">
        <w:t xml:space="preserve"> </w:t>
      </w:r>
      <w:r w:rsidRPr="002539C0">
        <w:rPr>
          <w:b/>
        </w:rPr>
        <w:t>2022</w:t>
      </w:r>
      <w:r w:rsidRPr="002539C0">
        <w:t xml:space="preserve">, </w:t>
      </w:r>
      <w:r w:rsidRPr="002539C0">
        <w:rPr>
          <w:i/>
        </w:rPr>
        <w:t>22</w:t>
      </w:r>
      <w:r w:rsidRPr="002539C0">
        <w:t>, 54. https://doi.org/10.3390/s22010054.</w:t>
      </w:r>
    </w:p>
    <w:p w14:paraId="3D88E4F2" w14:textId="77777777" w:rsidR="001C1510" w:rsidRPr="002539C0" w:rsidRDefault="001C1510" w:rsidP="001C1510">
      <w:pPr>
        <w:pStyle w:val="MDPI81references"/>
        <w:numPr>
          <w:ilvl w:val="0"/>
          <w:numId w:val="24"/>
        </w:numPr>
        <w:ind w:left="425" w:hanging="425"/>
      </w:pPr>
      <w:r w:rsidRPr="002539C0">
        <w:t xml:space="preserve">Kelly, D.; Condell, J.; Gillespie, J.; Muñoz Esquivel, K.; Barton, J.; Tedesco, S.; Nordström, A.; Åkerlund Larsson, M.; Alamäki, A. Improved screening of fall risk using free-living based accelerometer data. </w:t>
      </w:r>
      <w:r w:rsidRPr="002539C0">
        <w:rPr>
          <w:i/>
        </w:rPr>
        <w:t>J. Biomed. Inform.</w:t>
      </w:r>
      <w:r w:rsidRPr="002539C0">
        <w:t xml:space="preserve"> </w:t>
      </w:r>
      <w:r w:rsidRPr="002539C0">
        <w:rPr>
          <w:b/>
        </w:rPr>
        <w:t>2022</w:t>
      </w:r>
      <w:r w:rsidRPr="002539C0">
        <w:t xml:space="preserve">, </w:t>
      </w:r>
      <w:r w:rsidRPr="002539C0">
        <w:rPr>
          <w:i/>
        </w:rPr>
        <w:t>131</w:t>
      </w:r>
      <w:r w:rsidRPr="002539C0">
        <w:t>, 104116. https://doi.org/10.1016/j.jbi.2022.104116.</w:t>
      </w:r>
    </w:p>
    <w:p w14:paraId="47C3F067" w14:textId="77777777" w:rsidR="001C1510" w:rsidRPr="0015309A" w:rsidRDefault="001C1510" w:rsidP="001C1510">
      <w:pPr>
        <w:pStyle w:val="MDPI81references"/>
        <w:numPr>
          <w:ilvl w:val="0"/>
          <w:numId w:val="24"/>
        </w:numPr>
        <w:ind w:left="425" w:hanging="425"/>
      </w:pPr>
      <w:r w:rsidRPr="002539C0">
        <w:t xml:space="preserve">Dierick, F.; Stoffel, P.L.; Schütz, G.; Buisseret, F. High specificity of single inertial sensor-supplemented Timed up and Go test for assessing fall risk in elderly nursing home residents. </w:t>
      </w:r>
      <w:r w:rsidRPr="002539C0">
        <w:rPr>
          <w:i/>
        </w:rPr>
        <w:t>Sensors</w:t>
      </w:r>
      <w:r w:rsidRPr="002539C0">
        <w:t xml:space="preserve"> </w:t>
      </w:r>
      <w:r w:rsidRPr="002539C0">
        <w:rPr>
          <w:b/>
        </w:rPr>
        <w:t>2022</w:t>
      </w:r>
      <w:r w:rsidRPr="002539C0">
        <w:t xml:space="preserve">, </w:t>
      </w:r>
      <w:r w:rsidRPr="002539C0">
        <w:rPr>
          <w:i/>
        </w:rPr>
        <w:t>22</w:t>
      </w:r>
      <w:r w:rsidRPr="002539C0">
        <w:t>, 2339. https</w:t>
      </w:r>
      <w:r w:rsidRPr="0015309A">
        <w:t>://doi.org/10.3390/s22062339</w:t>
      </w:r>
      <w:r>
        <w:t>.</w:t>
      </w:r>
    </w:p>
    <w:p w14:paraId="42EA8D1D" w14:textId="77777777" w:rsidR="001C1510" w:rsidRPr="0015309A" w:rsidRDefault="001C1510" w:rsidP="001C1510">
      <w:pPr>
        <w:pStyle w:val="MDPI81references"/>
        <w:numPr>
          <w:ilvl w:val="0"/>
          <w:numId w:val="24"/>
        </w:numPr>
        <w:ind w:left="425" w:hanging="425"/>
      </w:pPr>
      <w:r w:rsidRPr="0015309A">
        <w:t xml:space="preserve">Ma, L.; Mi, T.M.; Jia, Q.; Han, C.; Chhetri, J.K.; Chan, P. Gait variability is sensitive to detect Parkinson’s disease patients at high fall risk. </w:t>
      </w:r>
      <w:r w:rsidRPr="0015309A">
        <w:rPr>
          <w:i/>
        </w:rPr>
        <w:t>Int. J. Neurosci.</w:t>
      </w:r>
      <w:r w:rsidRPr="0015309A">
        <w:t xml:space="preserve"> </w:t>
      </w:r>
      <w:r w:rsidRPr="002C295A">
        <w:rPr>
          <w:b/>
        </w:rPr>
        <w:t>2022</w:t>
      </w:r>
      <w:r w:rsidRPr="002C295A">
        <w:t xml:space="preserve">, </w:t>
      </w:r>
      <w:r w:rsidRPr="002C295A">
        <w:rPr>
          <w:i/>
        </w:rPr>
        <w:t>132</w:t>
      </w:r>
      <w:r w:rsidRPr="002C295A">
        <w:t>, 888–893</w:t>
      </w:r>
      <w:r w:rsidRPr="0015309A">
        <w:t>. https://doi.org/10.1080/00207454.2020.1849189</w:t>
      </w:r>
      <w:r>
        <w:t>.</w:t>
      </w:r>
    </w:p>
    <w:p w14:paraId="3B346861" w14:textId="77777777" w:rsidR="001C1510" w:rsidRPr="002539C0" w:rsidRDefault="001C1510" w:rsidP="001C1510">
      <w:pPr>
        <w:pStyle w:val="MDPI81references"/>
        <w:numPr>
          <w:ilvl w:val="0"/>
          <w:numId w:val="24"/>
        </w:numPr>
        <w:ind w:left="425" w:hanging="425"/>
      </w:pPr>
      <w:r w:rsidRPr="0015309A">
        <w:t xml:space="preserve">Dasgupta, P.; Frisch, A.; Huber, J.; Sejdić, E.; Suffoletto, </w:t>
      </w:r>
      <w:r w:rsidRPr="002539C0">
        <w:t xml:space="preserve">B. Predicting falls within 3 months of emergency department discharge among community-dwelling older adults using self-report tools versus a brief functional assessment. </w:t>
      </w:r>
      <w:r w:rsidRPr="002539C0">
        <w:rPr>
          <w:i/>
        </w:rPr>
        <w:t>Am. J. Emerg. Med.</w:t>
      </w:r>
      <w:r w:rsidRPr="002539C0">
        <w:t xml:space="preserve"> </w:t>
      </w:r>
      <w:r w:rsidRPr="002539C0">
        <w:rPr>
          <w:b/>
        </w:rPr>
        <w:t>2022</w:t>
      </w:r>
      <w:r w:rsidRPr="002539C0">
        <w:t xml:space="preserve">, </w:t>
      </w:r>
      <w:r w:rsidRPr="002539C0">
        <w:rPr>
          <w:i/>
        </w:rPr>
        <w:t>53</w:t>
      </w:r>
      <w:r w:rsidRPr="002539C0">
        <w:t>, 245–249. https://doi.org/10.1016/j.ajem.2021.12.071.</w:t>
      </w:r>
    </w:p>
    <w:p w14:paraId="649518B8" w14:textId="77777777" w:rsidR="001C1510" w:rsidRPr="002539C0" w:rsidRDefault="001C1510" w:rsidP="001C1510">
      <w:pPr>
        <w:pStyle w:val="MDPI81references"/>
        <w:numPr>
          <w:ilvl w:val="0"/>
          <w:numId w:val="24"/>
        </w:numPr>
        <w:ind w:left="425" w:hanging="425"/>
      </w:pPr>
      <w:r w:rsidRPr="0015309A">
        <w:t xml:space="preserve">Caronni, A.; Picardi, M.; Scarano, S.; Malloggi, C.; Tropea, P.; Gilardone, G.; Aristidou, E.; Pintavalle, G.; Redaelli, V.; Antoniotti, P.; et al. Pay attention: You can fall! The Mini-BESTest scale and the </w:t>
      </w:r>
      <w:r w:rsidRPr="002539C0">
        <w:t xml:space="preserve">turning duration of the TUG test provide valid balance measures in neurological patients: A prospective study with falls as the balance criterion. </w:t>
      </w:r>
      <w:r w:rsidRPr="002539C0">
        <w:rPr>
          <w:i/>
        </w:rPr>
        <w:t>Front. Neurol.</w:t>
      </w:r>
      <w:r w:rsidRPr="002539C0">
        <w:t xml:space="preserve"> </w:t>
      </w:r>
      <w:r w:rsidRPr="002539C0">
        <w:rPr>
          <w:b/>
        </w:rPr>
        <w:t>2023</w:t>
      </w:r>
      <w:r w:rsidRPr="002539C0">
        <w:t xml:space="preserve">, </w:t>
      </w:r>
      <w:r w:rsidRPr="002539C0">
        <w:rPr>
          <w:i/>
        </w:rPr>
        <w:t>14</w:t>
      </w:r>
      <w:r w:rsidRPr="002539C0">
        <w:t>, 1228302. https://doi.org/10.3389/fneur.2023.1228302.</w:t>
      </w:r>
    </w:p>
    <w:p w14:paraId="46E22F9F" w14:textId="77777777" w:rsidR="001C1510" w:rsidRPr="0015309A" w:rsidRDefault="001C1510" w:rsidP="001C1510">
      <w:pPr>
        <w:pStyle w:val="MDPI81references"/>
        <w:numPr>
          <w:ilvl w:val="0"/>
          <w:numId w:val="24"/>
        </w:numPr>
        <w:ind w:left="425" w:hanging="425"/>
      </w:pPr>
      <w:r w:rsidRPr="0015309A">
        <w:t xml:space="preserve">Horak, F.B.; Laird, A.; Carlson-Kuhta, P.; Abrahamson, M.; Mancini, M.; Orwoll, E.S.; Lapidus, J.A.; Shah, V.V. The Instrumented Stand and Walk (ISAW) test to predict falls in older men. </w:t>
      </w:r>
      <w:r w:rsidRPr="0015309A">
        <w:rPr>
          <w:i/>
        </w:rPr>
        <w:t>GeroScience</w:t>
      </w:r>
      <w:r w:rsidRPr="0015309A">
        <w:t xml:space="preserve"> </w:t>
      </w:r>
      <w:r w:rsidRPr="002C295A">
        <w:rPr>
          <w:b/>
        </w:rPr>
        <w:t>2023</w:t>
      </w:r>
      <w:r w:rsidRPr="002C295A">
        <w:t xml:space="preserve">, </w:t>
      </w:r>
      <w:r w:rsidRPr="002C295A">
        <w:rPr>
          <w:i/>
        </w:rPr>
        <w:t>45</w:t>
      </w:r>
      <w:r w:rsidRPr="002C295A">
        <w:t>, 823–836</w:t>
      </w:r>
      <w:r w:rsidRPr="0015309A">
        <w:t>. https://doi.org/10.1007/s11357-022-00675-4</w:t>
      </w:r>
      <w:r>
        <w:t>.</w:t>
      </w:r>
    </w:p>
    <w:p w14:paraId="6E49CC5D" w14:textId="77777777" w:rsidR="001C1510" w:rsidRPr="0015309A" w:rsidRDefault="001C1510" w:rsidP="001C1510">
      <w:pPr>
        <w:pStyle w:val="MDPI81references"/>
        <w:numPr>
          <w:ilvl w:val="0"/>
          <w:numId w:val="24"/>
        </w:numPr>
        <w:ind w:left="425" w:hanging="425"/>
      </w:pPr>
      <w:r w:rsidRPr="0015309A">
        <w:t xml:space="preserve">Ullrich, M.; Roth, N.; Küderle, A.; Richer, R.; Gladow, T.; Gaßner, H.; Marxreiter, F.; Klucken, J.; Eskofier, B.M.; Kluge, F. Fall risk prediction in Parkinson’s disease using real-world inertial sensor gait data. </w:t>
      </w:r>
      <w:r w:rsidRPr="0015309A">
        <w:rPr>
          <w:i/>
        </w:rPr>
        <w:t>IEEE J. Biomed. Health Inform.</w:t>
      </w:r>
      <w:r w:rsidRPr="0015309A">
        <w:t xml:space="preserve"> </w:t>
      </w:r>
      <w:r w:rsidRPr="002C295A">
        <w:rPr>
          <w:b/>
        </w:rPr>
        <w:t>2023</w:t>
      </w:r>
      <w:r w:rsidRPr="002C295A">
        <w:t xml:space="preserve">, </w:t>
      </w:r>
      <w:r w:rsidRPr="002C295A">
        <w:rPr>
          <w:i/>
        </w:rPr>
        <w:t>27</w:t>
      </w:r>
      <w:r w:rsidRPr="002C295A">
        <w:t>, 319–328</w:t>
      </w:r>
      <w:r w:rsidRPr="0015309A">
        <w:t>. https://doi.org/10.1109/JBHI.2022.3215921</w:t>
      </w:r>
      <w:r>
        <w:t>.</w:t>
      </w:r>
    </w:p>
    <w:p w14:paraId="2031F151" w14:textId="77777777" w:rsidR="001C1510" w:rsidRPr="0015309A" w:rsidRDefault="001C1510" w:rsidP="001C1510">
      <w:pPr>
        <w:pStyle w:val="MDPI81references"/>
        <w:numPr>
          <w:ilvl w:val="0"/>
          <w:numId w:val="24"/>
        </w:numPr>
        <w:ind w:left="425" w:hanging="425"/>
      </w:pPr>
      <w:r w:rsidRPr="0015309A">
        <w:lastRenderedPageBreak/>
        <w:t xml:space="preserve">Al Abiad, N.; van Schooten, K.S.; Renaudin, V.; Delbaere, K.; Robert, T. Association of prospective falls in older people with ubiquitous step-based fall risk parameters calculated from ambulatory inertial signals: Secondary data analysis. </w:t>
      </w:r>
      <w:r w:rsidRPr="0015309A">
        <w:rPr>
          <w:i/>
        </w:rPr>
        <w:t>JMIR Aging</w:t>
      </w:r>
      <w:r w:rsidRPr="0015309A">
        <w:t xml:space="preserve"> </w:t>
      </w:r>
      <w:r w:rsidRPr="002C295A">
        <w:rPr>
          <w:b/>
        </w:rPr>
        <w:t>2023</w:t>
      </w:r>
      <w:r w:rsidRPr="002C295A">
        <w:t xml:space="preserve">, </w:t>
      </w:r>
      <w:r w:rsidRPr="002C295A">
        <w:rPr>
          <w:i/>
        </w:rPr>
        <w:t>6</w:t>
      </w:r>
      <w:r w:rsidRPr="002C295A">
        <w:t>, e49587</w:t>
      </w:r>
      <w:r w:rsidRPr="0015309A">
        <w:t>. https://doi.org/10.2196/49587</w:t>
      </w:r>
      <w:r>
        <w:t>.</w:t>
      </w:r>
    </w:p>
    <w:p w14:paraId="370368B3" w14:textId="77777777" w:rsidR="001C1510" w:rsidRPr="0015309A" w:rsidRDefault="001C1510" w:rsidP="001C1510">
      <w:pPr>
        <w:pStyle w:val="MDPI81references"/>
        <w:numPr>
          <w:ilvl w:val="0"/>
          <w:numId w:val="24"/>
        </w:numPr>
        <w:ind w:left="425" w:hanging="425"/>
      </w:pPr>
      <w:r w:rsidRPr="0015309A">
        <w:t xml:space="preserve">Adeli, V.; Korhani, N.; Sabo, A.; Mehdizadeh, S.; Mansfield, A.; Flint, A.; Iaboni, A.; Taati, B. Ambient monitoring of gait and machine learning models for dynamic and short-term falls risk assessment in people with dementia. </w:t>
      </w:r>
      <w:r w:rsidRPr="0015309A">
        <w:rPr>
          <w:i/>
        </w:rPr>
        <w:t>IEEE J. Biomed. Health Inform.</w:t>
      </w:r>
      <w:r w:rsidRPr="0015309A">
        <w:t xml:space="preserve"> </w:t>
      </w:r>
      <w:r w:rsidRPr="002C295A">
        <w:rPr>
          <w:b/>
        </w:rPr>
        <w:t>2023</w:t>
      </w:r>
      <w:r w:rsidRPr="002C295A">
        <w:t xml:space="preserve">, </w:t>
      </w:r>
      <w:r w:rsidRPr="002C295A">
        <w:rPr>
          <w:i/>
        </w:rPr>
        <w:t>27</w:t>
      </w:r>
      <w:r w:rsidRPr="002C295A">
        <w:t>, 3599–3609</w:t>
      </w:r>
      <w:r w:rsidRPr="0015309A">
        <w:t>. https://doi.org/10.1109/JBHI.2023.3267039</w:t>
      </w:r>
      <w:r>
        <w:t>.</w:t>
      </w:r>
    </w:p>
    <w:p w14:paraId="18D45E51" w14:textId="77777777" w:rsidR="001C1510" w:rsidRPr="007575A6" w:rsidRDefault="001C1510" w:rsidP="001C1510">
      <w:pPr>
        <w:pStyle w:val="MDPI81references"/>
        <w:numPr>
          <w:ilvl w:val="0"/>
          <w:numId w:val="24"/>
        </w:numPr>
        <w:ind w:left="425" w:hanging="425"/>
      </w:pPr>
      <w:r w:rsidRPr="0015309A">
        <w:t xml:space="preserve">Shah, V.V.; Jagodinsky, A.; McNames, J.; Carlson-Kuhta, P.; Nutt, J.G.; El-Gohary, M.; Sowalsky, K.; Harker, G.; Mancini, M.; Horak, F.B. Gait and turning </w:t>
      </w:r>
      <w:r w:rsidRPr="007575A6">
        <w:t xml:space="preserve">characteristics from daily life increase ability to predict future falls in people with Parkinson’s disease. </w:t>
      </w:r>
      <w:r w:rsidRPr="007575A6">
        <w:rPr>
          <w:i/>
        </w:rPr>
        <w:t>Front. Neurol.</w:t>
      </w:r>
      <w:r w:rsidRPr="007575A6">
        <w:t xml:space="preserve"> </w:t>
      </w:r>
      <w:r w:rsidRPr="007575A6">
        <w:rPr>
          <w:b/>
        </w:rPr>
        <w:t>2023</w:t>
      </w:r>
      <w:r w:rsidRPr="007575A6">
        <w:t xml:space="preserve">, </w:t>
      </w:r>
      <w:r w:rsidRPr="007575A6">
        <w:rPr>
          <w:i/>
        </w:rPr>
        <w:t>14</w:t>
      </w:r>
      <w:r w:rsidRPr="007575A6">
        <w:t>, 1096401. https://doi.org/10.3389/fneur.2023.1096401.</w:t>
      </w:r>
    </w:p>
    <w:p w14:paraId="26330140" w14:textId="77777777" w:rsidR="001C1510" w:rsidRPr="0015309A" w:rsidRDefault="001C1510" w:rsidP="001C1510">
      <w:pPr>
        <w:pStyle w:val="MDPI81references"/>
        <w:numPr>
          <w:ilvl w:val="0"/>
          <w:numId w:val="24"/>
        </w:numPr>
        <w:ind w:left="425" w:hanging="425"/>
      </w:pPr>
      <w:r w:rsidRPr="007575A6">
        <w:t xml:space="preserve">Sotirakis, C.; Brzezicki, M.A.; Patel, S.; Conway, N.; FitzGerald, J.J.; Antoniades, C.A. Predicting future fallers in Parkinson’s disease using kinematic data over a period of 5 years. </w:t>
      </w:r>
      <w:r w:rsidRPr="007575A6">
        <w:rPr>
          <w:i/>
        </w:rPr>
        <w:t>npj Digit. Med.</w:t>
      </w:r>
      <w:r w:rsidRPr="007575A6">
        <w:t xml:space="preserve"> </w:t>
      </w:r>
      <w:r w:rsidRPr="007575A6">
        <w:rPr>
          <w:b/>
        </w:rPr>
        <w:t>2024</w:t>
      </w:r>
      <w:r w:rsidRPr="007575A6">
        <w:t xml:space="preserve">, </w:t>
      </w:r>
      <w:r w:rsidRPr="007575A6">
        <w:rPr>
          <w:i/>
        </w:rPr>
        <w:t>7</w:t>
      </w:r>
      <w:r w:rsidRPr="007575A6">
        <w:t>, 345. https://</w:t>
      </w:r>
      <w:r w:rsidRPr="0015309A">
        <w:t>doi.org/10.1038/s41746-024-01311-5</w:t>
      </w:r>
      <w:r>
        <w:t>.</w:t>
      </w:r>
    </w:p>
    <w:p w14:paraId="0DC3B418" w14:textId="77777777" w:rsidR="001C1510" w:rsidRPr="007575A6" w:rsidRDefault="001C1510" w:rsidP="001C1510">
      <w:pPr>
        <w:pStyle w:val="MDPI81references"/>
        <w:numPr>
          <w:ilvl w:val="0"/>
          <w:numId w:val="24"/>
        </w:numPr>
        <w:ind w:left="425" w:hanging="425"/>
      </w:pPr>
      <w:r w:rsidRPr="0015309A">
        <w:t xml:space="preserve">Zhang, H.; Wu, C.; Huang, Y.; Song, R.; Zanotto, D.; Agrawal, S.K. Fall risk prediction using instrumented footwear in institutionalized older adults. </w:t>
      </w:r>
      <w:r w:rsidRPr="0015309A">
        <w:rPr>
          <w:i/>
        </w:rPr>
        <w:t>IEEE Trans. Neural Syst. Rehabil. Eng.</w:t>
      </w:r>
      <w:r w:rsidRPr="0015309A">
        <w:t xml:space="preserve"> </w:t>
      </w:r>
      <w:r w:rsidRPr="007575A6">
        <w:rPr>
          <w:b/>
        </w:rPr>
        <w:t>2024</w:t>
      </w:r>
      <w:r w:rsidRPr="007575A6">
        <w:t xml:space="preserve">, </w:t>
      </w:r>
      <w:r w:rsidRPr="007575A6">
        <w:rPr>
          <w:i/>
        </w:rPr>
        <w:t>32</w:t>
      </w:r>
      <w:r w:rsidRPr="007575A6">
        <w:t>, 4260–4269. https://doi.org/10.1109/TNSRE.2024.3510300.</w:t>
      </w:r>
    </w:p>
    <w:p w14:paraId="27E0A6E8" w14:textId="77777777" w:rsidR="001C1510" w:rsidRPr="0015309A" w:rsidRDefault="001C1510" w:rsidP="001C1510">
      <w:pPr>
        <w:pStyle w:val="MDPI81references"/>
        <w:numPr>
          <w:ilvl w:val="0"/>
          <w:numId w:val="24"/>
        </w:numPr>
        <w:ind w:left="425" w:hanging="425"/>
      </w:pPr>
      <w:r w:rsidRPr="007575A6">
        <w:t xml:space="preserve">Maiora, J.; Rezola-Pardo, C.; García, G.; Sanz, B.; Graña, M. Older adult fall risk prediction with deep learning and Timed up and Go (TUG) test data. </w:t>
      </w:r>
      <w:r w:rsidRPr="007575A6">
        <w:rPr>
          <w:i/>
        </w:rPr>
        <w:t>Bioengineering</w:t>
      </w:r>
      <w:r w:rsidRPr="007575A6">
        <w:t xml:space="preserve"> </w:t>
      </w:r>
      <w:r w:rsidRPr="007575A6">
        <w:rPr>
          <w:b/>
        </w:rPr>
        <w:t>2024</w:t>
      </w:r>
      <w:r w:rsidRPr="007575A6">
        <w:t xml:space="preserve">, </w:t>
      </w:r>
      <w:r w:rsidRPr="007575A6">
        <w:rPr>
          <w:i/>
        </w:rPr>
        <w:t>11</w:t>
      </w:r>
      <w:r w:rsidRPr="007575A6">
        <w:t>, 1000. https://doi.org/10.3390</w:t>
      </w:r>
      <w:r w:rsidRPr="0015309A">
        <w:t>/bioengineering11101000</w:t>
      </w:r>
      <w:r>
        <w:t>.</w:t>
      </w:r>
    </w:p>
    <w:p w14:paraId="706FCFDF" w14:textId="77777777" w:rsidR="001C1510" w:rsidRPr="007575A6" w:rsidRDefault="001C1510" w:rsidP="001C1510">
      <w:pPr>
        <w:pStyle w:val="MDPI81references"/>
        <w:numPr>
          <w:ilvl w:val="0"/>
          <w:numId w:val="24"/>
        </w:numPr>
        <w:ind w:left="425" w:hanging="425"/>
      </w:pPr>
      <w:r w:rsidRPr="0015309A">
        <w:t xml:space="preserve">Zhang, Y.; Weijer, R.H.A.; van Schooten, K.S.; Bruijn, S.M.; Pijnappels, M. External validation and further exploration of fall prediction models based on questionnaires and </w:t>
      </w:r>
      <w:r w:rsidRPr="007575A6">
        <w:t xml:space="preserve">daily-life trunk accelerometry. </w:t>
      </w:r>
      <w:r w:rsidRPr="007575A6">
        <w:rPr>
          <w:i/>
        </w:rPr>
        <w:t>J. Am. Med. Dir. Assoc.</w:t>
      </w:r>
      <w:r w:rsidRPr="007575A6">
        <w:t xml:space="preserve"> </w:t>
      </w:r>
      <w:r w:rsidRPr="007575A6">
        <w:rPr>
          <w:b/>
        </w:rPr>
        <w:t>2024</w:t>
      </w:r>
      <w:r w:rsidRPr="007575A6">
        <w:t xml:space="preserve">, </w:t>
      </w:r>
      <w:r w:rsidRPr="007575A6">
        <w:rPr>
          <w:i/>
        </w:rPr>
        <w:t>25</w:t>
      </w:r>
      <w:r w:rsidRPr="007575A6">
        <w:t>, 105107. https://doi.org/10.1016/j.jamda.2024.105107.</w:t>
      </w:r>
    </w:p>
    <w:p w14:paraId="0C8683B1" w14:textId="77777777" w:rsidR="001C1510" w:rsidRPr="0015309A" w:rsidRDefault="001C1510" w:rsidP="001C1510">
      <w:pPr>
        <w:pStyle w:val="MDPI81references"/>
        <w:numPr>
          <w:ilvl w:val="0"/>
          <w:numId w:val="24"/>
        </w:numPr>
        <w:ind w:left="425" w:hanging="425"/>
      </w:pPr>
      <w:r w:rsidRPr="0015309A">
        <w:t>Lai, K.M.; Fong, K.N.K. Efficacy of a waist-</w:t>
      </w:r>
      <w:r w:rsidRPr="007575A6">
        <w:t xml:space="preserve">mounted sensor in predicting prospective falls among older people residing in community dwellings: A prospective cohort study. </w:t>
      </w:r>
      <w:r w:rsidRPr="007575A6">
        <w:rPr>
          <w:i/>
        </w:rPr>
        <w:t>Sensors</w:t>
      </w:r>
      <w:r w:rsidRPr="007575A6">
        <w:t xml:space="preserve"> </w:t>
      </w:r>
      <w:r w:rsidRPr="007575A6">
        <w:rPr>
          <w:b/>
        </w:rPr>
        <w:t>2025</w:t>
      </w:r>
      <w:r w:rsidRPr="007575A6">
        <w:t xml:space="preserve">, </w:t>
      </w:r>
      <w:r w:rsidRPr="007575A6">
        <w:rPr>
          <w:i/>
        </w:rPr>
        <w:t>25</w:t>
      </w:r>
      <w:r w:rsidRPr="007575A6">
        <w:t>, 2516. https://d</w:t>
      </w:r>
      <w:r w:rsidRPr="0015309A">
        <w:t>oi.org/10.3390/s25082516</w:t>
      </w:r>
      <w:r>
        <w:t>.</w:t>
      </w:r>
    </w:p>
    <w:p w14:paraId="1F76E383" w14:textId="77777777" w:rsidR="001C1510" w:rsidRPr="007575A6" w:rsidRDefault="001C1510" w:rsidP="001C1510">
      <w:pPr>
        <w:pStyle w:val="MDPI81references"/>
        <w:numPr>
          <w:ilvl w:val="0"/>
          <w:numId w:val="24"/>
        </w:numPr>
        <w:ind w:left="425" w:hanging="425"/>
      </w:pPr>
      <w:r w:rsidRPr="0015309A">
        <w:t xml:space="preserve">Guan, Z.; Cai, J.; Wang, J.; Li, Y.; Song, R.; </w:t>
      </w:r>
      <w:r w:rsidRPr="007575A6">
        <w:t xml:space="preserve">Zanotto, D.; Agrawal, S.K.; Zhang, H. Accuracy and precision of wearable-derived gait parameters: How these affect the performance of models for fall prediction in the elderly. </w:t>
      </w:r>
      <w:r w:rsidRPr="007575A6">
        <w:rPr>
          <w:i/>
        </w:rPr>
        <w:t>IEEE Trans. Neural Syst. Rehabil. Eng.</w:t>
      </w:r>
      <w:r w:rsidRPr="007575A6">
        <w:t xml:space="preserve"> </w:t>
      </w:r>
      <w:r w:rsidRPr="007575A6">
        <w:rPr>
          <w:b/>
        </w:rPr>
        <w:t>2025</w:t>
      </w:r>
      <w:r w:rsidRPr="007575A6">
        <w:t xml:space="preserve">, </w:t>
      </w:r>
      <w:r w:rsidRPr="007575A6">
        <w:rPr>
          <w:i/>
        </w:rPr>
        <w:t>33</w:t>
      </w:r>
      <w:r w:rsidRPr="007575A6">
        <w:t>, 4255–4266. https://doi.org/10.1109/TNSRE.2025.3623129.</w:t>
      </w:r>
    </w:p>
    <w:p w14:paraId="2F02D3A2" w14:textId="77777777" w:rsidR="001C1510" w:rsidRPr="007575A6" w:rsidRDefault="001C1510" w:rsidP="001C1510">
      <w:pPr>
        <w:pStyle w:val="MDPI81references"/>
        <w:numPr>
          <w:ilvl w:val="0"/>
          <w:numId w:val="24"/>
        </w:numPr>
        <w:ind w:left="425" w:hanging="425"/>
      </w:pPr>
      <w:r w:rsidRPr="007575A6">
        <w:t xml:space="preserve">Chan, L.L.Y.; Arbona, C.H.; Brodie, M.A.; Lord, S.R. Prediction of injurious falls in older adults using digital gait biomarkers extracted from large-scale wrist sensor data. </w:t>
      </w:r>
      <w:r w:rsidRPr="007575A6">
        <w:rPr>
          <w:i/>
        </w:rPr>
        <w:t>Age Ageing</w:t>
      </w:r>
      <w:r w:rsidRPr="007575A6">
        <w:rPr>
          <w:b/>
        </w:rPr>
        <w:t xml:space="preserve"> 2023</w:t>
      </w:r>
      <w:r w:rsidRPr="007575A6">
        <w:t xml:space="preserve">, </w:t>
      </w:r>
      <w:r w:rsidRPr="007575A6">
        <w:rPr>
          <w:i/>
        </w:rPr>
        <w:t>52</w:t>
      </w:r>
      <w:r w:rsidRPr="007575A6">
        <w:t>, afad179. https://doi.org/10.1093/ageing/afad179.</w:t>
      </w:r>
    </w:p>
    <w:p w14:paraId="1A7DCCCA" w14:textId="77777777" w:rsidR="001C1510" w:rsidRPr="0015309A" w:rsidRDefault="001C1510" w:rsidP="001C1510">
      <w:pPr>
        <w:pStyle w:val="MDPI81references"/>
        <w:numPr>
          <w:ilvl w:val="0"/>
          <w:numId w:val="24"/>
        </w:numPr>
        <w:ind w:left="425" w:hanging="425"/>
      </w:pPr>
      <w:r w:rsidRPr="0015309A">
        <w:t xml:space="preserve">Riley, R.D.; Ensor, J.; Snell, K.I.E.; Harrell, F.E., Jr.; Martin, G.P.; Reitsma, J.B.; Moons, K.G.M.; Collins, G.; van Smeden, M. Calculating the sample size required for developing a clinical prediction model. </w:t>
      </w:r>
      <w:r w:rsidRPr="0015309A">
        <w:rPr>
          <w:i/>
        </w:rPr>
        <w:t>BMJ</w:t>
      </w:r>
      <w:r w:rsidRPr="0015309A">
        <w:t xml:space="preserve"> </w:t>
      </w:r>
      <w:r w:rsidRPr="002C295A">
        <w:rPr>
          <w:b/>
        </w:rPr>
        <w:t>2020</w:t>
      </w:r>
      <w:r w:rsidRPr="002C295A">
        <w:t xml:space="preserve">, </w:t>
      </w:r>
      <w:r w:rsidRPr="002C295A">
        <w:rPr>
          <w:i/>
        </w:rPr>
        <w:t>368</w:t>
      </w:r>
      <w:r w:rsidRPr="002C295A">
        <w:t>, m441</w:t>
      </w:r>
      <w:r w:rsidRPr="0015309A">
        <w:t>. https://doi.org/10.1136/bmj.m441</w:t>
      </w:r>
      <w:r>
        <w:t>.</w:t>
      </w:r>
    </w:p>
    <w:p w14:paraId="67261A2D" w14:textId="72A23559" w:rsidR="001C1510" w:rsidRDefault="001C1510" w:rsidP="001C1510">
      <w:pPr>
        <w:pStyle w:val="MDPI81references"/>
        <w:numPr>
          <w:ilvl w:val="0"/>
          <w:numId w:val="24"/>
        </w:numPr>
        <w:ind w:left="425" w:hanging="425"/>
      </w:pPr>
      <w:r w:rsidRPr="0015309A">
        <w:t xml:space="preserve">Lamb, S.E.; Jørstad-Stein, E.C.; Hauer, K.; Becker, C.; Prevention of Falls Network Europe and Outcomes Consensus Group. Development of a common outcome data set for fall injury prevention trials: The Prevention of Falls Network Europe consensus. </w:t>
      </w:r>
      <w:r w:rsidRPr="0015309A">
        <w:rPr>
          <w:i/>
        </w:rPr>
        <w:t>J. Am. Geriatr. Soc.</w:t>
      </w:r>
      <w:r w:rsidRPr="0015309A">
        <w:t xml:space="preserve"> </w:t>
      </w:r>
      <w:r w:rsidRPr="002C295A">
        <w:rPr>
          <w:b/>
        </w:rPr>
        <w:t>2005</w:t>
      </w:r>
      <w:r w:rsidRPr="002C295A">
        <w:t xml:space="preserve">, </w:t>
      </w:r>
      <w:r w:rsidRPr="002C295A">
        <w:rPr>
          <w:i/>
        </w:rPr>
        <w:t>53</w:t>
      </w:r>
      <w:r w:rsidRPr="002C295A">
        <w:t>, 1618–1622</w:t>
      </w:r>
      <w:r w:rsidRPr="0015309A">
        <w:t>. https://doi.org/10.1111/j.1532-5415.2005.53455.x</w:t>
      </w:r>
      <w:r>
        <w:t>.</w:t>
      </w:r>
    </w:p>
    <w:p w14:paraId="531D641F" w14:textId="77777777" w:rsidR="00D6103D" w:rsidRPr="0015309A" w:rsidRDefault="00D6103D" w:rsidP="00D6103D">
      <w:pPr>
        <w:pStyle w:val="MDPI81references"/>
        <w:numPr>
          <w:ilvl w:val="0"/>
          <w:numId w:val="0"/>
        </w:numPr>
        <w:ind w:left="425"/>
      </w:pPr>
    </w:p>
    <w:p w14:paraId="0AF9531D" w14:textId="34377497" w:rsidR="00C8142B" w:rsidRPr="00902A1D" w:rsidRDefault="001C1510">
      <w:pPr>
        <w:rPr>
          <w:szCs w:val="18"/>
        </w:rPr>
        <w:pPrChange w:id="440" w:author="Andra-Maria Petcu" w:date="2026-10-23T11:21:00Z" w16du:dateUtc="2026-10-23T08:21:00Z">
          <w:pPr>
            <w:pStyle w:val="MDPI81references"/>
            <w:numPr>
              <w:numId w:val="0"/>
            </w:numPr>
            <w:ind w:left="0" w:firstLine="0"/>
          </w:pPr>
        </w:pPrChange>
      </w:pPr>
      <w:r w:rsidRPr="00C51DDE">
        <w:rPr>
          <w:b/>
          <w:snapToGrid w:val="0"/>
          <w:sz w:val="18"/>
          <w:szCs w:val="18"/>
          <w14:ligatures w14:val="standardContextual"/>
        </w:rPr>
        <w:t>Disclaimer/Publisher’s Note:</w:t>
      </w:r>
      <w:r w:rsidRPr="00C51DDE">
        <w:rPr>
          <w:snapToGrid w:val="0"/>
          <w:sz w:val="18"/>
          <w:szCs w:val="18"/>
          <w14:ligatures w14:val="standardContextual"/>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C8142B" w:rsidRPr="00902A1D" w:rsidSect="00C02670">
      <w:headerReference w:type="even" r:id="rId21"/>
      <w:pgSz w:w="11906" w:h="16838" w:code="9"/>
      <w:pgMar w:top="1417" w:right="720" w:bottom="907" w:left="720" w:header="720" w:footer="612" w:gutter="0"/>
      <w:cols w:space="425"/>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PI" w:date="2026-10-22T15:03:00Z" w:initials="M">
    <w:p w14:paraId="6DBCD94F" w14:textId="3D8D4175" w:rsidR="00146A07" w:rsidRDefault="00146A07">
      <w:pPr>
        <w:pStyle w:val="CommentText"/>
      </w:pPr>
      <w:r>
        <w:rPr>
          <w:rStyle w:val="CommentReference"/>
        </w:rPr>
        <w:annotationRef/>
      </w:r>
      <w:r>
        <w:t>The article type is different from the ones submitted online at susy.mdpi.com. Please confirm which are correct.</w:t>
      </w:r>
    </w:p>
  </w:comment>
  <w:comment w:id="1" w:author="MDPI" w:date="2026-10-22T11:32:00Z" w:initials="M">
    <w:p w14:paraId="341F24C1" w14:textId="71448716" w:rsidR="00F75374" w:rsidRDefault="00F75374">
      <w:pPr>
        <w:pStyle w:val="CommentText"/>
      </w:pPr>
      <w:r>
        <w:rPr>
          <w:rStyle w:val="CommentReference"/>
        </w:rPr>
        <w:annotationRef/>
      </w:r>
      <w:r>
        <w:t>The article title is different from the ones submitted online at susy.mdpi.com. Please confirm which are correct.</w:t>
      </w:r>
    </w:p>
  </w:comment>
  <w:comment w:id="2" w:author="Andra-Maria Petcu" w:date="2026-10-23T11:00:00Z" w:initials="AP">
    <w:p w14:paraId="01D6B716" w14:textId="77777777" w:rsidR="00010BDD" w:rsidRDefault="00010BDD" w:rsidP="00010BDD">
      <w:pPr>
        <w:pStyle w:val="CommentText"/>
        <w:jc w:val="left"/>
      </w:pPr>
      <w:r>
        <w:rPr>
          <w:rStyle w:val="CommentReference"/>
        </w:rPr>
        <w:annotationRef/>
      </w:r>
      <w:r>
        <w:rPr>
          <w:b/>
          <w:bCs/>
          <w:highlight w:val="yellow"/>
        </w:rPr>
        <w:t>Notice</w:t>
      </w:r>
      <w:r>
        <w:br/>
        <w:t xml:space="preserve">1.Please </w:t>
      </w:r>
      <w:r>
        <w:rPr>
          <w:color w:val="FF0000"/>
        </w:rPr>
        <w:t xml:space="preserve">do not delete </w:t>
      </w:r>
      <w:r>
        <w:t>our comments.</w:t>
      </w:r>
    </w:p>
    <w:p w14:paraId="253A7E24" w14:textId="77777777" w:rsidR="00010BDD" w:rsidRDefault="00010BDD" w:rsidP="00010BDD">
      <w:pPr>
        <w:pStyle w:val="CommentText"/>
        <w:jc w:val="left"/>
      </w:pPr>
      <w:r>
        <w:t xml:space="preserve">2.Please </w:t>
      </w:r>
      <w:r>
        <w:rPr>
          <w:color w:val="FF0000"/>
        </w:rPr>
        <w:t xml:space="preserve">revise and answer all questions </w:t>
      </w:r>
      <w:r>
        <w:t xml:space="preserve">that we proposed. Such as: “It should be italic”; “I confirm”; “I have checked and revised all.”, which will help us to check effectively if the final version has been proofed entirely. Please note that </w:t>
      </w:r>
      <w:r>
        <w:rPr>
          <w:color w:val="FF0000"/>
        </w:rPr>
        <w:t xml:space="preserve">changes will not be allowed </w:t>
      </w:r>
      <w:r>
        <w:t>once the paper is released online.</w:t>
      </w:r>
    </w:p>
    <w:p w14:paraId="5005F8EE" w14:textId="77777777" w:rsidR="00010BDD" w:rsidRDefault="00010BDD" w:rsidP="00010BDD">
      <w:pPr>
        <w:pStyle w:val="CommentText"/>
        <w:jc w:val="left"/>
      </w:pPr>
      <w:r>
        <w:t>3.The paper has been edited by our inhouse English editor, please check carefully throughout the manuscript.</w:t>
      </w:r>
    </w:p>
    <w:p w14:paraId="102BA8BE" w14:textId="77777777" w:rsidR="00010BDD" w:rsidRDefault="00010BDD" w:rsidP="00010BDD">
      <w:pPr>
        <w:pStyle w:val="CommentText"/>
        <w:jc w:val="left"/>
      </w:pPr>
      <w:r>
        <w:t xml:space="preserve">4.The initial layout for your manuscript was done by our layout team. Please </w:t>
      </w:r>
      <w:r>
        <w:rPr>
          <w:color w:val="FF0000"/>
        </w:rPr>
        <w:t xml:space="preserve">do not change the layout, </w:t>
      </w:r>
      <w:r>
        <w:t>otherwise we cannot proceed to the next step.</w:t>
      </w:r>
    </w:p>
    <w:p w14:paraId="75F5322C" w14:textId="77777777" w:rsidR="00010BDD" w:rsidRDefault="00010BDD" w:rsidP="00010BDD">
      <w:pPr>
        <w:pStyle w:val="CommentText"/>
        <w:jc w:val="left"/>
      </w:pPr>
      <w:r>
        <w:t xml:space="preserve">5.Please </w:t>
      </w:r>
      <w:r>
        <w:rPr>
          <w:color w:val="FF0000"/>
        </w:rPr>
        <w:t>directly correct on this version.</w:t>
      </w:r>
    </w:p>
    <w:p w14:paraId="5A92C82E" w14:textId="77777777" w:rsidR="00010BDD" w:rsidRDefault="00010BDD" w:rsidP="00010BDD">
      <w:pPr>
        <w:pStyle w:val="CommentText"/>
        <w:jc w:val="left"/>
      </w:pPr>
      <w:r>
        <w:t>6.Please make sure that all the symbols in the paper are of the same format.</w:t>
      </w:r>
    </w:p>
    <w:p w14:paraId="4C1672D6" w14:textId="77777777" w:rsidR="00010BDD" w:rsidRDefault="00010BDD" w:rsidP="00010BDD">
      <w:pPr>
        <w:pStyle w:val="CommentText"/>
        <w:jc w:val="left"/>
      </w:pPr>
      <w:r>
        <w:t>7.Authorship cannot be changed during this period.</w:t>
      </w:r>
    </w:p>
    <w:p w14:paraId="2F48F4CB" w14:textId="77777777" w:rsidR="00010BDD" w:rsidRDefault="00010BDD" w:rsidP="00010BDD">
      <w:pPr>
        <w:pStyle w:val="CommentText"/>
        <w:jc w:val="left"/>
      </w:pPr>
      <w:r>
        <w:t>Please reply to all the comments, which will help us to check effectively if the final version has been proofed entirely. Please note that changes will not be allowed once the paper is released online.</w:t>
      </w:r>
    </w:p>
  </w:comment>
  <w:comment w:id="3" w:author="MDPI" w:date="2026-10-22T11:32:00Z" w:initials="M">
    <w:p w14:paraId="1F1EE95F" w14:textId="101ACD68" w:rsidR="00F75374" w:rsidRDefault="00F75374">
      <w:pPr>
        <w:pStyle w:val="CommentText"/>
      </w:pPr>
      <w:r>
        <w:rPr>
          <w:rStyle w:val="CommentReference"/>
        </w:rPr>
        <w:annotationRef/>
      </w:r>
      <w:r>
        <w:t>Please carefully check the accuracy of names and affiliations.</w:t>
      </w:r>
    </w:p>
  </w:comment>
  <w:comment w:id="4" w:author="MDPI" w:date="2026-10-22T13:58:00Z" w:initials="M">
    <w:p w14:paraId="34925F5A" w14:textId="0D10442B" w:rsidR="00C07145" w:rsidRDefault="00C07145">
      <w:pPr>
        <w:pStyle w:val="CommentText"/>
      </w:pPr>
      <w:r>
        <w:rPr>
          <w:rStyle w:val="CommentReference"/>
        </w:rPr>
        <w:annotationRef/>
      </w:r>
      <w:r>
        <w:t>We added the postal code. Please check and confirm. The following highlights are the same.</w:t>
      </w:r>
    </w:p>
  </w:comment>
  <w:comment w:id="5" w:author="Zulkiflu Musa" w:date="2026-10-27T12:49:00Z" w:initials="ZM">
    <w:p w14:paraId="19549DF6" w14:textId="77777777" w:rsidR="009F1659" w:rsidRDefault="00036935" w:rsidP="009F1659">
      <w:pPr>
        <w:pStyle w:val="CommentText"/>
        <w:jc w:val="left"/>
      </w:pPr>
      <w:r>
        <w:rPr>
          <w:rStyle w:val="CommentReference"/>
        </w:rPr>
        <w:annotationRef/>
      </w:r>
      <w:r w:rsidR="009F1659">
        <w:t xml:space="preserve">This is the correct affiliation: </w:t>
      </w:r>
    </w:p>
    <w:p w14:paraId="5E3CB1AB" w14:textId="77777777" w:rsidR="009F1659" w:rsidRDefault="009F1659" w:rsidP="009F1659">
      <w:pPr>
        <w:pStyle w:val="CommentText"/>
        <w:jc w:val="left"/>
      </w:pPr>
    </w:p>
    <w:p w14:paraId="64454039" w14:textId="77777777" w:rsidR="009F1659" w:rsidRDefault="009F1659" w:rsidP="009F1659">
      <w:pPr>
        <w:pStyle w:val="CommentText"/>
        <w:jc w:val="left"/>
      </w:pPr>
      <w:r>
        <w:t>Computer Engineering Department, College of Engineering &amp; Information Technology, Buraydah Colleges, Buraydah 51418, Saudi Arabia</w:t>
      </w:r>
    </w:p>
  </w:comment>
  <w:comment w:id="20" w:author="MDPI" w:date="2026-10-22T14:09:00Z" w:initials="M">
    <w:p w14:paraId="07FE55C0" w14:textId="15D94867" w:rsidR="00BD71EE" w:rsidRDefault="00BD71EE">
      <w:pPr>
        <w:pStyle w:val="CommentText"/>
      </w:pPr>
      <w:r>
        <w:rPr>
          <w:rStyle w:val="CommentReference"/>
        </w:rPr>
        <w:annotationRef/>
      </w:r>
      <w:r>
        <w:t>This is a reminder: The companies/manufacturers of chemicals &amp; reagents, devices, instruments, commercial cell lines/samples/materials should be indicated together with their city (states abbreviation is required for USA and Canada) and country in their first appearance. Please add necessary information for those items in text. For all the software used, please add the information of them.</w:t>
      </w:r>
    </w:p>
  </w:comment>
  <w:comment w:id="21" w:author="MDPI" w:date="2026-10-22T14:09:00Z" w:initials="M">
    <w:p w14:paraId="4BBB5708" w14:textId="34976DF7" w:rsidR="00BD71EE" w:rsidRDefault="00BD71EE">
      <w:pPr>
        <w:pStyle w:val="CommentText"/>
      </w:pPr>
      <w:r>
        <w:rPr>
          <w:rStyle w:val="CommentReference"/>
        </w:rPr>
        <w:annotationRef/>
      </w:r>
      <w:r>
        <w:t>Please provide the date you accessed the URL in the following format: “URL (accessed on Day Month Year)”.</w:t>
      </w:r>
    </w:p>
  </w:comment>
  <w:comment w:id="38" w:author="MDPI" w:date="2026-10-22T11:32:00Z" w:initials="M">
    <w:p w14:paraId="2FEFEE81" w14:textId="77777777" w:rsidR="00B66465" w:rsidRDefault="00B66465">
      <w:pPr>
        <w:pStyle w:val="CommentText"/>
      </w:pPr>
      <w:r>
        <w:rPr>
          <w:rStyle w:val="CommentReference"/>
        </w:rPr>
        <w:annotationRef/>
      </w:r>
      <w:r>
        <w:t>1. We moved the table to be after its first citation, please check and confirm.</w:t>
      </w:r>
    </w:p>
    <w:p w14:paraId="4FA0E870" w14:textId="4175AFCB" w:rsidR="00B66465" w:rsidRDefault="00B66465" w:rsidP="00B66465">
      <w:pPr>
        <w:pStyle w:val="CommentText"/>
      </w:pPr>
      <w:r>
        <w:t>2. For better readability, we added the inside horizontal borderlines, please check and confirm.</w:t>
      </w:r>
    </w:p>
  </w:comment>
  <w:comment w:id="39" w:author="MDPI" w:date="2026-10-22T14:11:00Z" w:initials="M">
    <w:p w14:paraId="074C49EA" w14:textId="56519582" w:rsidR="00F141D3" w:rsidRDefault="00F141D3">
      <w:pPr>
        <w:pStyle w:val="CommentText"/>
      </w:pPr>
      <w:r>
        <w:rPr>
          <w:rStyle w:val="CommentReference"/>
        </w:rPr>
        <w:annotationRef/>
      </w:r>
      <w:r>
        <w:t>Please add an explanation for the use of bold in the table footer. If the bold is unnecessary, please remove it. The following highlights are the same.</w:t>
      </w:r>
    </w:p>
  </w:comment>
  <w:comment w:id="82" w:author="MDPI" w:date="2026-10-22T14:15:00Z" w:initials="M">
    <w:p w14:paraId="77D1D164" w14:textId="45B5036D" w:rsidR="00FA44F2" w:rsidRDefault="00FA44F2">
      <w:pPr>
        <w:pStyle w:val="CommentText"/>
      </w:pPr>
      <w:r>
        <w:rPr>
          <w:rStyle w:val="CommentReference"/>
        </w:rPr>
        <w:annotationRef/>
      </w:r>
      <w:r w:rsidRPr="00FA44F2">
        <w:t xml:space="preserve">Figure should be after its first citation, but </w:t>
      </w:r>
      <w:r>
        <w:t>we</w:t>
      </w:r>
      <w:r w:rsidRPr="00FA44F2">
        <w:t xml:space="preserve"> </w:t>
      </w:r>
      <w:r>
        <w:t>moved to here</w:t>
      </w:r>
      <w:r w:rsidRPr="00FA44F2">
        <w:t xml:space="preserve"> depending on the spacing</w:t>
      </w:r>
      <w:r>
        <w:t>. Please confirm to keep this position.</w:t>
      </w:r>
    </w:p>
  </w:comment>
  <w:comment w:id="81" w:author="MDPI" w:date="2026-10-22T14:18:00Z" w:initials="M">
    <w:p w14:paraId="5EF62F61" w14:textId="6AB79520" w:rsidR="00E83887" w:rsidRDefault="00E83887">
      <w:pPr>
        <w:pStyle w:val="CommentText"/>
      </w:pPr>
      <w:r>
        <w:rPr>
          <w:rStyle w:val="CommentReference"/>
        </w:rPr>
        <w:annotationRef/>
      </w:r>
      <w:r>
        <w:t>To ensure the consistency of the figures, please check and provide uneditable figures to prevent accidental modification within the figures.</w:t>
      </w:r>
    </w:p>
  </w:comment>
  <w:comment w:id="88" w:author="MDPI" w:date="2026-10-22T14:45:00Z" w:initials="M">
    <w:p w14:paraId="1749EAA9" w14:textId="4B10B768" w:rsidR="004A2F6D" w:rsidRDefault="004A2F6D">
      <w:pPr>
        <w:pStyle w:val="CommentText"/>
      </w:pPr>
      <w:r>
        <w:rPr>
          <w:rStyle w:val="CommentReference"/>
        </w:rPr>
        <w:annotationRef/>
      </w:r>
      <w:r>
        <w:t>This section heading is a duplicate of Section 3.9, please confirm whether it can be retained or should be revised.</w:t>
      </w:r>
    </w:p>
  </w:comment>
  <w:comment w:id="89" w:author="MDPI" w:date="2026-10-22T14:19:00Z" w:initials="M">
    <w:p w14:paraId="7999E7BA" w14:textId="795F1A87" w:rsidR="002A1BC8" w:rsidRDefault="002A1BC8">
      <w:pPr>
        <w:pStyle w:val="CommentText"/>
      </w:pPr>
      <w:r>
        <w:rPr>
          <w:rStyle w:val="CommentReference"/>
        </w:rPr>
        <w:annotationRef/>
      </w:r>
      <w:r>
        <w:t>The reference citation format should be a number with a square bracket, e.g., [1]; please check if the expression here is a reference citation. If so, please add the corresponding ref citation ([Number]).</w:t>
      </w:r>
      <w:r w:rsidR="00A52256">
        <w:t xml:space="preserve"> Please check throughout the manuscript.</w:t>
      </w:r>
    </w:p>
  </w:comment>
  <w:comment w:id="106" w:author="MDPI" w:date="2026-10-22T11:32:00Z" w:initials="M">
    <w:p w14:paraId="658753C7" w14:textId="5BFAAD03" w:rsidR="00B66465" w:rsidRDefault="00B66465">
      <w:pPr>
        <w:pStyle w:val="CommentText"/>
      </w:pPr>
      <w:r>
        <w:rPr>
          <w:rStyle w:val="CommentReference"/>
        </w:rPr>
        <w:annotationRef/>
      </w:r>
      <w:r>
        <w:t>We moved the figure to be after its first citation, please check and confirm.</w:t>
      </w:r>
    </w:p>
  </w:comment>
  <w:comment w:id="105" w:author="MDPI" w:date="2026-10-22T14:20:00Z" w:initials="M">
    <w:p w14:paraId="2F3E42DA" w14:textId="3AA9CA1B" w:rsidR="00F64E0F" w:rsidRDefault="00F64E0F">
      <w:pPr>
        <w:pStyle w:val="CommentText"/>
      </w:pPr>
      <w:r>
        <w:rPr>
          <w:rStyle w:val="CommentReference"/>
        </w:rPr>
        <w:annotationRef/>
      </w:r>
      <w:r>
        <w:t>We cropped the extra white space. Please check and confirm.</w:t>
      </w:r>
    </w:p>
  </w:comment>
  <w:comment w:id="104" w:author="MDPI" w:date="2026-10-22T14:22:00Z" w:initials="M">
    <w:p w14:paraId="27981BD8" w14:textId="4BE94190" w:rsidR="00DF0F17" w:rsidRDefault="00DF0F17">
      <w:pPr>
        <w:pStyle w:val="CommentText"/>
      </w:pPr>
      <w:r>
        <w:rPr>
          <w:rStyle w:val="CommentReference"/>
        </w:rPr>
        <w:annotationRef/>
      </w:r>
      <w:r>
        <w:t>Please check this format</w:t>
      </w:r>
      <w:r w:rsidR="006F3B9C">
        <w:t xml:space="preserve"> like “Author+year”</w:t>
      </w:r>
      <w:r>
        <w:t xml:space="preserve"> in the image is a reference citation, if so, all references mentioned should be cited in the caption.</w:t>
      </w:r>
    </w:p>
    <w:p w14:paraId="1254FA57" w14:textId="514FB87F" w:rsidR="006F3B9C" w:rsidRDefault="006F3B9C">
      <w:pPr>
        <w:pStyle w:val="CommentText"/>
      </w:pPr>
      <w:r>
        <w:rPr>
          <w:noProof/>
        </w:rPr>
        <w:drawing>
          <wp:inline distT="0" distB="0" distL="0" distR="0" wp14:anchorId="7A65D060" wp14:editId="6BF890CC">
            <wp:extent cx="2405097" cy="1292860"/>
            <wp:effectExtent l="0" t="0" r="0" b="2540"/>
            <wp:docPr id="150488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5134" name=""/>
                    <pic:cNvPicPr/>
                  </pic:nvPicPr>
                  <pic:blipFill>
                    <a:blip r:embed="rId1"/>
                    <a:stretch>
                      <a:fillRect/>
                    </a:stretch>
                  </pic:blipFill>
                  <pic:spPr>
                    <a:xfrm>
                      <a:off x="0" y="0"/>
                      <a:ext cx="2409748" cy="1295360"/>
                    </a:xfrm>
                    <a:prstGeom prst="rect">
                      <a:avLst/>
                    </a:prstGeom>
                  </pic:spPr>
                </pic:pic>
              </a:graphicData>
            </a:graphic>
          </wp:inline>
        </w:drawing>
      </w:r>
    </w:p>
  </w:comment>
  <w:comment w:id="107" w:author="MDPI" w:date="2026-10-22T14:24:00Z" w:initials="M">
    <w:p w14:paraId="6031BA02" w14:textId="6654BF90" w:rsidR="00C30686" w:rsidRDefault="00C30686">
      <w:pPr>
        <w:pStyle w:val="CommentText"/>
      </w:pPr>
      <w:r>
        <w:rPr>
          <w:rStyle w:val="CommentReference"/>
        </w:rPr>
        <w:annotationRef/>
      </w:r>
      <w:r>
        <w:t>The reference citation format should be a number with a square bracket, e.g., [1]; please check if the expression here is a reference citation. If so, please add the corresponding ref citation ([Number]).</w:t>
      </w:r>
    </w:p>
  </w:comment>
  <w:comment w:id="118" w:author="MDPI" w:date="2026-10-22T11:32:00Z" w:initials="M">
    <w:p w14:paraId="770948DB" w14:textId="4CC2C824" w:rsidR="00B66465" w:rsidRDefault="00B66465">
      <w:pPr>
        <w:pStyle w:val="CommentText"/>
      </w:pPr>
      <w:r>
        <w:rPr>
          <w:rStyle w:val="CommentReference"/>
        </w:rPr>
        <w:annotationRef/>
      </w:r>
      <w:r>
        <w:t>Table citations should be numbered in order of appearance. We noticed that “Table 4” appears before “Table 2”; please rearrange all the citation so that they appear in numerical order and ensure that each table are placed in the first mentioned.</w:t>
      </w:r>
    </w:p>
  </w:comment>
  <w:comment w:id="134" w:author="MDPI" w:date="2026-10-22T11:32:00Z" w:initials="M">
    <w:p w14:paraId="64FF5BC1" w14:textId="64C500C0" w:rsidR="00B66465" w:rsidRDefault="00B66465">
      <w:pPr>
        <w:pStyle w:val="CommentText"/>
      </w:pPr>
      <w:r>
        <w:rPr>
          <w:rStyle w:val="CommentReference"/>
        </w:rPr>
        <w:annotationRef/>
      </w:r>
      <w:r>
        <w:t>Table citations should be numbered in order of appearance. Please rearrange all the citations so that they appear in numerical order and ensure that each table is placed in the first mentioned.</w:t>
      </w:r>
    </w:p>
  </w:comment>
  <w:comment w:id="137" w:author="MDPI" w:date="2026-10-22T12:29:00Z" w:initials="M">
    <w:p w14:paraId="7C62AA69" w14:textId="0DAB8242" w:rsidR="00902A1D" w:rsidRDefault="00902A1D">
      <w:pPr>
        <w:pStyle w:val="CommentText"/>
      </w:pPr>
      <w:r>
        <w:rPr>
          <w:rStyle w:val="CommentReference"/>
        </w:rPr>
        <w:annotationRef/>
      </w:r>
      <w:r>
        <w:t>Please confirm whether “n” is a variable and should therefore appear in italics. The following highlights are the same.</w:t>
      </w:r>
    </w:p>
  </w:comment>
  <w:comment w:id="167" w:author="MDPI" w:date="2026-10-22T11:33:00Z" w:initials="M">
    <w:p w14:paraId="701E7EF4" w14:textId="6468AF82" w:rsidR="00B66465" w:rsidRDefault="00B66465">
      <w:pPr>
        <w:pStyle w:val="CommentText"/>
      </w:pPr>
      <w:r>
        <w:rPr>
          <w:rStyle w:val="CommentReference"/>
        </w:rPr>
        <w:annotationRef/>
      </w:r>
      <w:r>
        <w:t>For better readability, we added the inside horizontal borderlines, please check and confirm.</w:t>
      </w:r>
    </w:p>
  </w:comment>
  <w:comment w:id="168" w:author="MDPI" w:date="2026-10-22T14:27:00Z" w:initials="M">
    <w:p w14:paraId="38099413" w14:textId="42098915" w:rsidR="00FD1CBD" w:rsidRDefault="00FD1CBD">
      <w:pPr>
        <w:pStyle w:val="CommentText"/>
      </w:pPr>
      <w:r>
        <w:rPr>
          <w:rStyle w:val="CommentReference"/>
        </w:rPr>
        <w:annotationRef/>
      </w:r>
      <w:r>
        <w:t>Please confirm whether “n” is a variable and should therefore appear in italics. The following highlights are the same.</w:t>
      </w:r>
    </w:p>
  </w:comment>
  <w:comment w:id="259" w:author="MDPI" w:date="2026-10-22T11:34:00Z" w:initials="M">
    <w:p w14:paraId="6EDF5A98" w14:textId="5FA1141D" w:rsidR="00252E06" w:rsidRDefault="00252E06">
      <w:pPr>
        <w:pStyle w:val="CommentText"/>
      </w:pPr>
      <w:r>
        <w:rPr>
          <w:rStyle w:val="CommentReference"/>
        </w:rPr>
        <w:annotationRef/>
      </w:r>
      <w:r>
        <w:t>For better readability, we added the inside horizontal borderlines, please check and confirm.</w:t>
      </w:r>
    </w:p>
  </w:comment>
  <w:comment w:id="258" w:author="MDPI" w:date="2026-10-22T11:35:00Z" w:initials="M">
    <w:p w14:paraId="0FE04D8C" w14:textId="1C6B4D5F" w:rsidR="009B6066" w:rsidRDefault="009B6066">
      <w:pPr>
        <w:pStyle w:val="CommentText"/>
      </w:pPr>
      <w:r>
        <w:rPr>
          <w:rStyle w:val="CommentReference"/>
        </w:rPr>
        <w:annotationRef/>
      </w:r>
      <w:r>
        <w:t>Tables should appear in numerical order and positioned directly after its first citation. As currently the citation order is also incorrect, please revise both the citation order and the table body’s position</w:t>
      </w:r>
      <w:r w:rsidR="00CB52A0">
        <w:t>.</w:t>
      </w:r>
      <w:r w:rsidR="003309A9">
        <w:t xml:space="preserve"> Please also ensure that the reference citation order appears in numerical order as well.</w:t>
      </w:r>
    </w:p>
  </w:comment>
  <w:comment w:id="257" w:author="MDPI" w:date="2026-10-22T14:32:00Z" w:initials="M">
    <w:p w14:paraId="7EA6E2B5" w14:textId="40B0E519" w:rsidR="001C0DD6" w:rsidRDefault="001C0DD6">
      <w:pPr>
        <w:pStyle w:val="CommentText"/>
      </w:pPr>
      <w:r>
        <w:rPr>
          <w:rStyle w:val="CommentReference"/>
        </w:rPr>
        <w:annotationRef/>
      </w:r>
      <w:r>
        <w:t>We removed extra space in the table. Please check and confirm.</w:t>
      </w:r>
    </w:p>
  </w:comment>
  <w:comment w:id="305" w:author="MDPI" w:date="2026-10-22T11:38:00Z" w:initials="M">
    <w:p w14:paraId="04A2011D" w14:textId="768317E9" w:rsidR="00A7493F" w:rsidRDefault="00A7493F">
      <w:pPr>
        <w:pStyle w:val="CommentText"/>
      </w:pPr>
      <w:r>
        <w:rPr>
          <w:rStyle w:val="CommentReference"/>
        </w:rPr>
        <w:annotationRef/>
      </w:r>
      <w:r>
        <w:t>We moved the figure to be after its first citation, please check and confirm.</w:t>
      </w:r>
    </w:p>
  </w:comment>
  <w:comment w:id="304" w:author="MDPI" w:date="2026-10-22T14:35:00Z" w:initials="M">
    <w:p w14:paraId="648B022D" w14:textId="05936E4B" w:rsidR="00850AA9" w:rsidRDefault="00850AA9">
      <w:pPr>
        <w:pStyle w:val="CommentText"/>
      </w:pPr>
      <w:r>
        <w:rPr>
          <w:rStyle w:val="CommentReference"/>
        </w:rPr>
        <w:annotationRef/>
      </w:r>
      <w:r>
        <w:t>We cropped the extra white space. Please check and confirm.</w:t>
      </w:r>
    </w:p>
  </w:comment>
  <w:comment w:id="328" w:author="MDPI" w:date="2026-10-22T11:34:00Z" w:initials="M">
    <w:p w14:paraId="51E1CC88" w14:textId="1AAF90F2" w:rsidR="00252E06" w:rsidRDefault="00252E06">
      <w:pPr>
        <w:pStyle w:val="CommentText"/>
      </w:pPr>
      <w:r>
        <w:rPr>
          <w:rStyle w:val="CommentReference"/>
        </w:rPr>
        <w:annotationRef/>
      </w:r>
      <w:r>
        <w:t>Please note that changes to the position/size of figures or tables may occur during the production stage.</w:t>
      </w:r>
    </w:p>
  </w:comment>
  <w:comment w:id="327" w:author="MDPI" w:date="2026-10-22T11:35:00Z" w:initials="M">
    <w:p w14:paraId="2F6D35BA" w14:textId="68E7A639" w:rsidR="00252E06" w:rsidRDefault="00252E06">
      <w:pPr>
        <w:pStyle w:val="CommentText"/>
      </w:pPr>
      <w:r>
        <w:rPr>
          <w:rStyle w:val="CommentReference"/>
        </w:rPr>
        <w:annotationRef/>
      </w:r>
      <w:r>
        <w:t>For better readability, we added the inside horizontal borderlines, please check and confirm.</w:t>
      </w:r>
    </w:p>
  </w:comment>
  <w:comment w:id="326" w:author="MDPI" w:date="2026-10-22T11:37:00Z" w:initials="M">
    <w:p w14:paraId="54EE07A3" w14:textId="26CA0B60" w:rsidR="003309A9" w:rsidRDefault="003309A9">
      <w:pPr>
        <w:pStyle w:val="CommentText"/>
      </w:pPr>
      <w:r>
        <w:rPr>
          <w:rStyle w:val="CommentReference"/>
        </w:rPr>
        <w:annotationRef/>
      </w:r>
      <w:r>
        <w:t>Tables should appear in numerical order and positioned directly after its first citation. As currently the citation order is also incorrect, please revise both the citation order and the table body’s position. Please also ensure that the reference citation order appeared in numerical order as well.</w:t>
      </w:r>
    </w:p>
  </w:comment>
  <w:comment w:id="364" w:author="MDPI" w:date="2026-10-22T11:38:00Z" w:initials="M">
    <w:p w14:paraId="7CC116F9" w14:textId="5FDD72DD" w:rsidR="003309A9" w:rsidRDefault="003309A9">
      <w:pPr>
        <w:pStyle w:val="CommentText"/>
      </w:pPr>
      <w:r>
        <w:rPr>
          <w:rStyle w:val="CommentReference"/>
        </w:rPr>
        <w:annotationRef/>
      </w:r>
      <w:r w:rsidRPr="005C618E">
        <w:t>For better readability, we added the inside horizontal borderlines, please check and confirm.</w:t>
      </w:r>
    </w:p>
  </w:comment>
  <w:comment w:id="399" w:author="MDPI" w:date="2026-10-22T14:39:00Z" w:initials="M">
    <w:p w14:paraId="161A6587" w14:textId="0C8FF92A" w:rsidR="006C60AA" w:rsidRDefault="006C60AA">
      <w:pPr>
        <w:pStyle w:val="CommentText"/>
      </w:pPr>
      <w:r>
        <w:rPr>
          <w:rStyle w:val="CommentReference"/>
        </w:rPr>
        <w:annotationRef/>
      </w:r>
      <w:r>
        <w:t>The reference citation format should be a number with a square bracket, e.g., [1]; please check if the expression here is a reference citation. If so, please add the corresponding ref citation ([Number]).</w:t>
      </w:r>
    </w:p>
  </w:comment>
  <w:comment w:id="407" w:author="MDPI" w:date="2026-10-22T13:53:00Z" w:initials="M">
    <w:p w14:paraId="0EF40FB3" w14:textId="77777777" w:rsidR="00B2230F" w:rsidRDefault="00B2230F">
      <w:pPr>
        <w:pStyle w:val="CommentText"/>
      </w:pPr>
      <w:r>
        <w:rPr>
          <w:rStyle w:val="CommentReference"/>
        </w:rPr>
        <w:annotationRef/>
      </w:r>
      <w:r>
        <w:t>1. All references in any supplementary files should also be included in the main text. Please check whether they are moved or copy these references into the main text and cite them in the Supplementary Materials section as well.</w:t>
      </w:r>
    </w:p>
    <w:p w14:paraId="3ACB554D" w14:textId="0A9559D8" w:rsidR="00B2230F" w:rsidRDefault="00B2230F">
      <w:pPr>
        <w:pStyle w:val="CommentText"/>
      </w:pPr>
      <w:r>
        <w:t>2. Please check and confirm whether the caption list in this paper is consistence with the Supplementary files.</w:t>
      </w:r>
    </w:p>
  </w:comment>
  <w:comment w:id="408" w:author="MDPI" w:date="2026-10-22T13:53:00Z" w:initials="M">
    <w:p w14:paraId="44B596D1" w14:textId="0CF24A48" w:rsidR="007964DF" w:rsidRDefault="007964DF">
      <w:pPr>
        <w:pStyle w:val="CommentText"/>
      </w:pPr>
      <w:r>
        <w:rPr>
          <w:rStyle w:val="CommentReference"/>
        </w:rPr>
        <w:annotationRef/>
      </w:r>
      <w:r>
        <w:t>We added the standard link for Supplementary Materials. Please confirm.</w:t>
      </w:r>
    </w:p>
  </w:comment>
  <w:comment w:id="418" w:author="Andra-Maria Petcu" w:date="2026-10-23T11:07:00Z" w:initials="AP">
    <w:p w14:paraId="14A83FE8" w14:textId="77777777" w:rsidR="002A68A2" w:rsidRDefault="002A68A2" w:rsidP="002A68A2">
      <w:pPr>
        <w:pStyle w:val="CommentText"/>
        <w:jc w:val="left"/>
      </w:pPr>
      <w:r>
        <w:rPr>
          <w:rStyle w:val="CommentReference"/>
        </w:rPr>
        <w:annotationRef/>
      </w:r>
      <w:r>
        <w:t>Please make sure that every author is mentioned in Author Contributions.</w:t>
      </w:r>
    </w:p>
  </w:comment>
  <w:comment w:id="421" w:author="MDPI" w:date="2026-10-22T11:38:00Z" w:initials="M">
    <w:p w14:paraId="30987170" w14:textId="5DBDF7D3" w:rsidR="00A7493F" w:rsidRDefault="00A7493F">
      <w:pPr>
        <w:pStyle w:val="CommentText"/>
      </w:pPr>
      <w:r>
        <w:rPr>
          <w:rStyle w:val="CommentReference"/>
        </w:rPr>
        <w:annotationRef/>
      </w:r>
      <w:r>
        <w:t>Information regarding the funder and the funding number should be provided. Please check the accuracy of funding data and any other information carefully.</w:t>
      </w:r>
    </w:p>
  </w:comment>
  <w:comment w:id="428" w:author="MDPI" w:date="2026-10-22T11:38:00Z" w:initials="M">
    <w:p w14:paraId="7F978C77" w14:textId="0D3681DA" w:rsidR="00A7493F" w:rsidRDefault="00A7493F">
      <w:pPr>
        <w:pStyle w:val="CommentText"/>
      </w:pPr>
      <w:r>
        <w:rPr>
          <w:rStyle w:val="CommentReference"/>
        </w:rPr>
        <w:annotationRef/>
      </w:r>
      <w:r>
        <w:t>Please ensure that all individuals included in this section have consented to the acknowledgement.</w:t>
      </w:r>
    </w:p>
  </w:comment>
  <w:comment w:id="436" w:author="Andra-Maria Petcu" w:date="2026-10-23T11:21:00Z" w:initials="AP">
    <w:p w14:paraId="088CA307" w14:textId="77777777" w:rsidR="00961D0E" w:rsidRDefault="00961D0E" w:rsidP="00961D0E">
      <w:pPr>
        <w:pStyle w:val="CommentText"/>
        <w:jc w:val="left"/>
      </w:pPr>
      <w:r>
        <w:rPr>
          <w:rStyle w:val="CommentReference"/>
        </w:rPr>
        <w:annotationRef/>
      </w:r>
      <w:r>
        <w:t>Please do NOT change the reference format with EndNote and other tools. Our production editor has completed thorough layout work for the references. Thank you for your cooperation.</w:t>
      </w:r>
    </w:p>
  </w:comment>
  <w:comment w:id="437" w:author="Andra-Maria Petcu" w:date="2026-10-23T11:22:00Z" w:initials="AP">
    <w:p w14:paraId="4814B125" w14:textId="77777777" w:rsidR="008C293F" w:rsidRDefault="008C293F" w:rsidP="008C293F">
      <w:pPr>
        <w:pStyle w:val="CommentText"/>
        <w:jc w:val="left"/>
      </w:pPr>
      <w:r>
        <w:rPr>
          <w:rStyle w:val="CommentReference"/>
        </w:rPr>
        <w:annotationRef/>
      </w:r>
      <w:r>
        <w:t>Please check and confirm that each reference is cited accordingly in the main text.</w:t>
      </w:r>
    </w:p>
  </w:comment>
  <w:comment w:id="438" w:author="Author" w:initials="A">
    <w:p w14:paraId="61CCB7D8" w14:textId="77777777" w:rsidR="001C1510" w:rsidRDefault="001C1510">
      <w:pPr>
        <w:pStyle w:val="CommentText"/>
      </w:pPr>
      <w:r>
        <w:rPr>
          <w:rStyle w:val="CommentReference"/>
        </w:rPr>
        <w:annotationRef/>
      </w:r>
      <w:r w:rsidRPr="00DE5BEA">
        <w:t>We are sorry but we could not find the required information about this entry. Please add page number.</w:t>
      </w:r>
    </w:p>
  </w:comment>
  <w:comment w:id="439" w:author="Andra-Maria Petcu" w:date="2026-10-23T11:21:00Z" w:initials="AP">
    <w:p w14:paraId="6021F260" w14:textId="77777777" w:rsidR="00961D0E" w:rsidRDefault="00961D0E" w:rsidP="00961D0E">
      <w:pPr>
        <w:pStyle w:val="CommentText"/>
        <w:jc w:val="left"/>
      </w:pPr>
      <w:r>
        <w:rPr>
          <w:rStyle w:val="CommentReference"/>
        </w:rPr>
        <w:annotationRef/>
      </w:r>
      <w:r>
        <w:t>Newly added and corrected information as highlight, please check and confirm.</w:t>
      </w:r>
    </w:p>
  </w:comment>
  <w:comment w:id="440" w:author="Claude" w:date="2026-10-30T17:12:25Z" w:initials="C">
    <w:p w14:paraId="568F2FA2" w14:textId="77777777">
      <w:r>
        <w:rPr>
          <w:rStyle w:val="CommentReference"/>
        </w:rPr>
        <w:annotationRef/>
      </w:r>
      <w:r>
        <w:rPr>
          <w:color w:val="000000"/>
          <w:sz w:val="20"/>
          <w:szCs w:val="20"/>
        </w:rPr>
        <w:t xml:space="preserve">Proofreader: Please verify the first author's surname spelling ("Banarjee" vs. "Banerjee") against the published record.</w:t>
      </w:r>
    </w:p>
  </w:comment>
  <w:comment w:id="441" w:author="Claude" w:date="2026-10-30T17:12:25Z" w:initials="C">
    <w:p w14:paraId="26B99F62" w14:textId="77777777">
      <w:r>
        <w:rPr>
          <w:rStyle w:val="CommentReference"/>
        </w:rPr>
        <w:annotationRef/>
      </w:r>
      <w:r>
        <w:rPr>
          <w:color w:val="000000"/>
          <w:sz w:val="20"/>
          <w:szCs w:val="20"/>
        </w:rPr>
        <w:t xml:space="preserve">Proofreader: Here the AUC is said to change from 0.84 to 0.89 after revising only the gait estimation algorithm [73], whereas Section 3.6 and Table 2 give 0.70 [69] vs. 0.89 [73] (which also involved model search). Please confirm the 0.84 baseline and that the two statements are consistent.</w:t>
      </w:r>
    </w:p>
  </w:comment>
  <w:comment w:id="442" w:author="Claude" w:date="2026-10-30T17:12:25Z" w:initials="C">
    <w:p w14:paraId="0A5681AB" w14:textId="77777777">
      <w:r>
        <w:rPr>
          <w:rStyle w:val="CommentReference"/>
        </w:rPr>
        <w:annotationRef/>
      </w:r>
      <w:r>
        <w:rPr>
          <w:color w:val="000000"/>
          <w:sz w:val="20"/>
          <w:szCs w:val="20"/>
        </w:rPr>
        <w:t xml:space="preserve">Proofreader: GRADE is defined here but is not used in the main text (it appears only in the title of reference 24). Consider deleting this entry, or confirm it is intentionally retained.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BCD94F" w15:done="0"/>
  <w15:commentEx w15:paraId="341F24C1" w15:done="0"/>
  <w15:commentEx w15:paraId="2F48F4CB" w15:done="0"/>
  <w15:commentEx w15:paraId="1F1EE95F" w15:done="0"/>
  <w15:commentEx w15:paraId="34925F5A" w15:done="0"/>
  <w15:commentEx w15:paraId="64454039" w15:paraIdParent="34925F5A" w15:done="0"/>
  <w15:commentEx w15:paraId="07FE55C0" w15:done="0"/>
  <w15:commentEx w15:paraId="4BBB5708" w15:done="0"/>
  <w15:commentEx w15:paraId="4FA0E870" w15:done="0"/>
  <w15:commentEx w15:paraId="074C49EA" w15:done="0"/>
  <w15:commentEx w15:paraId="77D1D164" w15:done="0"/>
  <w15:commentEx w15:paraId="5EF62F61" w15:done="0"/>
  <w15:commentEx w15:paraId="1749EAA9" w15:done="0"/>
  <w15:commentEx w15:paraId="7999E7BA" w15:done="0"/>
  <w15:commentEx w15:paraId="658753C7" w15:done="0"/>
  <w15:commentEx w15:paraId="2F3E42DA" w15:done="0"/>
  <w15:commentEx w15:paraId="1254FA57" w15:done="0"/>
  <w15:commentEx w15:paraId="6031BA02" w15:done="0"/>
  <w15:commentEx w15:paraId="770948DB" w15:done="0"/>
  <w15:commentEx w15:paraId="64FF5BC1" w15:done="0"/>
  <w15:commentEx w15:paraId="7C62AA69" w15:done="0"/>
  <w15:commentEx w15:paraId="701E7EF4" w15:done="0"/>
  <w15:commentEx w15:paraId="38099413" w15:done="0"/>
  <w15:commentEx w15:paraId="6EDF5A98" w15:done="0"/>
  <w15:commentEx w15:paraId="0FE04D8C" w15:done="0"/>
  <w15:commentEx w15:paraId="7EA6E2B5" w15:done="0"/>
  <w15:commentEx w15:paraId="04A2011D" w15:done="0"/>
  <w15:commentEx w15:paraId="648B022D" w15:done="0"/>
  <w15:commentEx w15:paraId="51E1CC88" w15:done="0"/>
  <w15:commentEx w15:paraId="2F6D35BA" w15:done="0"/>
  <w15:commentEx w15:paraId="54EE07A3" w15:done="0"/>
  <w15:commentEx w15:paraId="7CC116F9" w15:done="0"/>
  <w15:commentEx w15:paraId="161A6587" w15:done="0"/>
  <w15:commentEx w15:paraId="3ACB554D" w15:done="0"/>
  <w15:commentEx w15:paraId="44B596D1" w15:done="0"/>
  <w15:commentEx w15:paraId="14A83FE8" w15:done="0"/>
  <w15:commentEx w15:paraId="30987170" w15:done="0"/>
  <w15:commentEx w15:paraId="7F978C77" w15:done="0"/>
  <w15:commentEx w15:paraId="088CA307" w15:done="0"/>
  <w15:commentEx w15:paraId="4814B125" w15:done="0"/>
  <w15:commentEx w15:paraId="61CCB7D8" w15:done="0"/>
  <w15:commentEx w15:paraId="6021F260" w15:paraIdParent="61CCB7D8" w15:done="0"/>
  <w15:commentEx w15:paraId="568F2FA2" w15:done="0"/>
  <w15:commentEx w15:paraId="26B99F62" w15:done="0"/>
  <w15:commentEx w15:paraId="0A5681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EFBB2A" w16cex:dateUtc="2026-10-22T08:03:00Z"/>
  <w16cex:commentExtensible w16cex:durableId="40C7C658" w16cex:dateUtc="2026-10-22T04:32:00Z"/>
  <w16cex:commentExtensible w16cex:durableId="1F8A330D" w16cex:dateUtc="2026-10-23T08:00:00Z"/>
  <w16cex:commentExtensible w16cex:durableId="25254E0F" w16cex:dateUtc="2026-10-22T04:32:00Z"/>
  <w16cex:commentExtensible w16cex:durableId="7559A260" w16cex:dateUtc="2026-10-22T06:58:00Z"/>
  <w16cex:commentExtensible w16cex:durableId="44C0E443" w16cex:dateUtc="2026-10-27T09:49:00Z"/>
  <w16cex:commentExtensible w16cex:durableId="36A5D5C3" w16cex:dateUtc="2026-10-22T07:09:00Z"/>
  <w16cex:commentExtensible w16cex:durableId="15403A70" w16cex:dateUtc="2026-10-22T07:09:00Z"/>
  <w16cex:commentExtensible w16cex:durableId="7626FB5B" w16cex:dateUtc="2026-10-22T04:32:00Z"/>
  <w16cex:commentExtensible w16cex:durableId="6B0CAD3F" w16cex:dateUtc="2026-10-22T07:11:00Z"/>
  <w16cex:commentExtensible w16cex:durableId="6F682C04" w16cex:dateUtc="2026-10-22T07:15:00Z"/>
  <w16cex:commentExtensible w16cex:durableId="2F8290E5" w16cex:dateUtc="2026-10-22T07:18:00Z"/>
  <w16cex:commentExtensible w16cex:durableId="7ED19868" w16cex:dateUtc="2026-10-22T07:45:00Z"/>
  <w16cex:commentExtensible w16cex:durableId="4D37EE8C" w16cex:dateUtc="2026-10-22T07:19:00Z"/>
  <w16cex:commentExtensible w16cex:durableId="0AE544E7" w16cex:dateUtc="2026-10-22T04:32:00Z"/>
  <w16cex:commentExtensible w16cex:durableId="3F52665C" w16cex:dateUtc="2026-10-22T07:20:00Z"/>
  <w16cex:commentExtensible w16cex:durableId="0A254965" w16cex:dateUtc="2026-10-22T07:22:00Z"/>
  <w16cex:commentExtensible w16cex:durableId="27F27CDF" w16cex:dateUtc="2026-10-22T07:24:00Z"/>
  <w16cex:commentExtensible w16cex:durableId="53855AE2" w16cex:dateUtc="2026-10-22T04:32:00Z"/>
  <w16cex:commentExtensible w16cex:durableId="2C80F99A" w16cex:dateUtc="2026-10-22T04:32:00Z"/>
  <w16cex:commentExtensible w16cex:durableId="3E1C41AD" w16cex:dateUtc="2026-10-22T05:29:00Z"/>
  <w16cex:commentExtensible w16cex:durableId="38BEAD20" w16cex:dateUtc="2026-10-22T04:33:00Z"/>
  <w16cex:commentExtensible w16cex:durableId="1BD8554C" w16cex:dateUtc="2026-10-22T07:27:00Z"/>
  <w16cex:commentExtensible w16cex:durableId="266DB79F" w16cex:dateUtc="2026-10-22T04:34:00Z"/>
  <w16cex:commentExtensible w16cex:durableId="5D34532E" w16cex:dateUtc="2026-10-22T04:35:00Z"/>
  <w16cex:commentExtensible w16cex:durableId="61D59B6C" w16cex:dateUtc="2026-10-22T07:32:00Z"/>
  <w16cex:commentExtensible w16cex:durableId="49DDBBD3" w16cex:dateUtc="2026-10-22T04:38:00Z"/>
  <w16cex:commentExtensible w16cex:durableId="581499EA" w16cex:dateUtc="2026-10-22T07:35:00Z"/>
  <w16cex:commentExtensible w16cex:durableId="473AA3DF" w16cex:dateUtc="2026-10-22T04:34:00Z"/>
  <w16cex:commentExtensible w16cex:durableId="18012D3B" w16cex:dateUtc="2026-10-22T04:35:00Z"/>
  <w16cex:commentExtensible w16cex:durableId="5FDCD2E9" w16cex:dateUtc="2026-10-22T04:37:00Z"/>
  <w16cex:commentExtensible w16cex:durableId="734ACCA6" w16cex:dateUtc="2026-10-22T04:38:00Z"/>
  <w16cex:commentExtensible w16cex:durableId="4F1AEC2C" w16cex:dateUtc="2026-10-22T07:39:00Z"/>
  <w16cex:commentExtensible w16cex:durableId="1284B0FD" w16cex:dateUtc="2026-10-22T06:53:00Z"/>
  <w16cex:commentExtensible w16cex:durableId="442B55D2" w16cex:dateUtc="2026-10-22T06:53:00Z"/>
  <w16cex:commentExtensible w16cex:durableId="100F48FD" w16cex:dateUtc="2026-10-23T08:07:00Z"/>
  <w16cex:commentExtensible w16cex:durableId="0843173E" w16cex:dateUtc="2026-10-22T04:38:00Z"/>
  <w16cex:commentExtensible w16cex:durableId="4C9A5433" w16cex:dateUtc="2026-10-22T04:38:00Z"/>
  <w16cex:commentExtensible w16cex:durableId="0EC504CE" w16cex:dateUtc="2026-10-23T08:21:00Z"/>
  <w16cex:commentExtensible w16cex:durableId="0A8B1FC4" w16cex:dateUtc="2026-10-23T08:22:00Z"/>
  <w16cex:commentExtensible w16cex:durableId="4E5C12A1" w16cex:dateUtc="2026-10-23T08:21:00Z"/>
  <w16cex:commentExtensible w16cex:durableId="322D9819" w16cex:dateUtc="2026-10-30T17:12:25Z"/>
  <w16cex:commentExtensible w16cex:durableId="25F024CB" w16cex:dateUtc="2026-10-30T17:12:25Z"/>
  <w16cex:commentExtensible w16cex:durableId="783B97FF" w16cex:dateUtc="2026-10-30T17:12: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BCD94F" w16cid:durableId="32EFBB2A"/>
  <w16cid:commentId w16cid:paraId="341F24C1" w16cid:durableId="40C7C658"/>
  <w16cid:commentId w16cid:paraId="2F48F4CB" w16cid:durableId="1F8A330D"/>
  <w16cid:commentId w16cid:paraId="1F1EE95F" w16cid:durableId="25254E0F"/>
  <w16cid:commentId w16cid:paraId="34925F5A" w16cid:durableId="7559A260"/>
  <w16cid:commentId w16cid:paraId="64454039" w16cid:durableId="44C0E443"/>
  <w16cid:commentId w16cid:paraId="07FE55C0" w16cid:durableId="36A5D5C3"/>
  <w16cid:commentId w16cid:paraId="4BBB5708" w16cid:durableId="15403A70"/>
  <w16cid:commentId w16cid:paraId="4FA0E870" w16cid:durableId="7626FB5B"/>
  <w16cid:commentId w16cid:paraId="074C49EA" w16cid:durableId="6B0CAD3F"/>
  <w16cid:commentId w16cid:paraId="77D1D164" w16cid:durableId="6F682C04"/>
  <w16cid:commentId w16cid:paraId="5EF62F61" w16cid:durableId="2F8290E5"/>
  <w16cid:commentId w16cid:paraId="1749EAA9" w16cid:durableId="7ED19868"/>
  <w16cid:commentId w16cid:paraId="7999E7BA" w16cid:durableId="4D37EE8C"/>
  <w16cid:commentId w16cid:paraId="658753C7" w16cid:durableId="0AE544E7"/>
  <w16cid:commentId w16cid:paraId="2F3E42DA" w16cid:durableId="3F52665C"/>
  <w16cid:commentId w16cid:paraId="1254FA57" w16cid:durableId="0A254965"/>
  <w16cid:commentId w16cid:paraId="6031BA02" w16cid:durableId="27F27CDF"/>
  <w16cid:commentId w16cid:paraId="770948DB" w16cid:durableId="53855AE2"/>
  <w16cid:commentId w16cid:paraId="64FF5BC1" w16cid:durableId="2C80F99A"/>
  <w16cid:commentId w16cid:paraId="7C62AA69" w16cid:durableId="3E1C41AD"/>
  <w16cid:commentId w16cid:paraId="701E7EF4" w16cid:durableId="38BEAD20"/>
  <w16cid:commentId w16cid:paraId="38099413" w16cid:durableId="1BD8554C"/>
  <w16cid:commentId w16cid:paraId="6EDF5A98" w16cid:durableId="266DB79F"/>
  <w16cid:commentId w16cid:paraId="0FE04D8C" w16cid:durableId="5D34532E"/>
  <w16cid:commentId w16cid:paraId="7EA6E2B5" w16cid:durableId="61D59B6C"/>
  <w16cid:commentId w16cid:paraId="04A2011D" w16cid:durableId="49DDBBD3"/>
  <w16cid:commentId w16cid:paraId="648B022D" w16cid:durableId="581499EA"/>
  <w16cid:commentId w16cid:paraId="51E1CC88" w16cid:durableId="473AA3DF"/>
  <w16cid:commentId w16cid:paraId="2F6D35BA" w16cid:durableId="18012D3B"/>
  <w16cid:commentId w16cid:paraId="54EE07A3" w16cid:durableId="5FDCD2E9"/>
  <w16cid:commentId w16cid:paraId="7CC116F9" w16cid:durableId="734ACCA6"/>
  <w16cid:commentId w16cid:paraId="161A6587" w16cid:durableId="4F1AEC2C"/>
  <w16cid:commentId w16cid:paraId="3ACB554D" w16cid:durableId="1284B0FD"/>
  <w16cid:commentId w16cid:paraId="44B596D1" w16cid:durableId="442B55D2"/>
  <w16cid:commentId w16cid:paraId="14A83FE8" w16cid:durableId="100F48FD"/>
  <w16cid:commentId w16cid:paraId="30987170" w16cid:durableId="0843173E"/>
  <w16cid:commentId w16cid:paraId="7F978C77" w16cid:durableId="4C9A5433"/>
  <w16cid:commentId w16cid:paraId="088CA307" w16cid:durableId="0EC504CE"/>
  <w16cid:commentId w16cid:paraId="4814B125" w16cid:durableId="0A8B1FC4"/>
  <w16cid:commentId w16cid:paraId="61CCB7D8" w16cid:durableId="7BECCBE9"/>
  <w16cid:commentId w16cid:paraId="6021F260" w16cid:durableId="4E5C12A1"/>
  <w16cid:commentId w16cid:paraId="568F2FA2" w16cid:durableId="322D9819"/>
  <w16cid:commentId w16cid:paraId="26B99F62" w16cid:durableId="25F024CB"/>
  <w16cid:commentId w16cid:paraId="0A5681AB" w16cid:durableId="783B97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C628" w14:textId="77777777" w:rsidR="0015592E" w:rsidRPr="001A0468" w:rsidRDefault="0015592E">
      <w:pPr>
        <w:spacing w:line="240" w:lineRule="auto"/>
      </w:pPr>
      <w:r w:rsidRPr="001A0468">
        <w:separator/>
      </w:r>
    </w:p>
  </w:endnote>
  <w:endnote w:type="continuationSeparator" w:id="0">
    <w:p w14:paraId="415B9173" w14:textId="77777777" w:rsidR="0015592E" w:rsidRPr="001A0468" w:rsidRDefault="0015592E">
      <w:pPr>
        <w:spacing w:line="240" w:lineRule="auto"/>
      </w:pPr>
      <w:r w:rsidRPr="001A04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0F45" w14:textId="77777777" w:rsidR="00C02670" w:rsidRPr="00C10D45" w:rsidRDefault="00C02670" w:rsidP="00C10D45">
    <w:pPr>
      <w:pStyle w:val="Footer"/>
      <w:spacing w:line="240" w:lineRule="auto"/>
      <w:jc w:val="right"/>
    </w:pPr>
    <w:r w:rsidRPr="00727237">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FEE1" w14:textId="77777777" w:rsidR="00C02670" w:rsidRPr="001A0468" w:rsidRDefault="00C02670" w:rsidP="004C34E8">
    <w:pPr>
      <w:pBdr>
        <w:top w:val="single" w:sz="4" w:space="0" w:color="000000"/>
      </w:pBdr>
      <w:tabs>
        <w:tab w:val="right" w:pos="8844"/>
      </w:tabs>
      <w:adjustRightInd w:val="0"/>
      <w:snapToGrid w:val="0"/>
      <w:spacing w:before="480" w:line="100" w:lineRule="exact"/>
      <w:jc w:val="left"/>
      <w:rPr>
        <w:i/>
        <w:sz w:val="16"/>
        <w:szCs w:val="16"/>
      </w:rPr>
    </w:pPr>
  </w:p>
  <w:p w14:paraId="1DAEB56A" w14:textId="77777777" w:rsidR="00C02670" w:rsidRPr="001A0468" w:rsidRDefault="00C02670" w:rsidP="008244B9">
    <w:pPr>
      <w:tabs>
        <w:tab w:val="right" w:pos="10466"/>
      </w:tabs>
      <w:adjustRightInd w:val="0"/>
      <w:snapToGrid w:val="0"/>
      <w:spacing w:line="240" w:lineRule="auto"/>
      <w:rPr>
        <w:sz w:val="16"/>
        <w:szCs w:val="16"/>
      </w:rPr>
    </w:pPr>
    <w:r w:rsidRPr="001A0468">
      <w:rPr>
        <w:i/>
        <w:sz w:val="16"/>
        <w:szCs w:val="16"/>
      </w:rPr>
      <w:t xml:space="preserve">Diagnostics </w:t>
    </w:r>
    <w:r>
      <w:rPr>
        <w:b/>
        <w:bCs/>
        <w:iCs/>
        <w:sz w:val="16"/>
        <w:szCs w:val="16"/>
      </w:rPr>
      <w:t>2026</w:t>
    </w:r>
    <w:r w:rsidRPr="001A0468">
      <w:rPr>
        <w:bCs/>
        <w:iCs/>
        <w:sz w:val="16"/>
        <w:szCs w:val="16"/>
      </w:rPr>
      <w:t>,</w:t>
    </w:r>
    <w:r w:rsidRPr="001A0468">
      <w:rPr>
        <w:bCs/>
        <w:i/>
        <w:iCs/>
        <w:sz w:val="16"/>
        <w:szCs w:val="16"/>
      </w:rPr>
      <w:t xml:space="preserve"> </w:t>
    </w:r>
    <w:r>
      <w:rPr>
        <w:bCs/>
        <w:i/>
        <w:iCs/>
        <w:sz w:val="16"/>
        <w:szCs w:val="16"/>
      </w:rPr>
      <w:t>16</w:t>
    </w:r>
    <w:r w:rsidRPr="001A0468">
      <w:rPr>
        <w:bCs/>
        <w:iCs/>
        <w:sz w:val="16"/>
        <w:szCs w:val="16"/>
      </w:rPr>
      <w:t>, x</w:t>
    </w:r>
    <w:r w:rsidRPr="001A0468">
      <w:rPr>
        <w:sz w:val="16"/>
        <w:szCs w:val="16"/>
      </w:rPr>
      <w:tab/>
    </w:r>
    <w:r w:rsidRPr="0072723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ADF5" w14:textId="77777777" w:rsidR="0015592E" w:rsidRPr="001A0468" w:rsidRDefault="0015592E">
      <w:pPr>
        <w:spacing w:line="240" w:lineRule="auto"/>
      </w:pPr>
      <w:r w:rsidRPr="001A0468">
        <w:separator/>
      </w:r>
    </w:p>
  </w:footnote>
  <w:footnote w:type="continuationSeparator" w:id="0">
    <w:p w14:paraId="3E32F6F4" w14:textId="77777777" w:rsidR="0015592E" w:rsidRPr="001A0468" w:rsidRDefault="0015592E">
      <w:pPr>
        <w:spacing w:line="240" w:lineRule="auto"/>
      </w:pPr>
      <w:r w:rsidRPr="001A04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909F" w14:textId="77777777" w:rsidR="00F1277D" w:rsidRPr="001A0468" w:rsidRDefault="00F1277D" w:rsidP="00F1277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3508" w14:textId="77777777" w:rsidR="00C02670" w:rsidRPr="001A0468" w:rsidRDefault="00C02670" w:rsidP="008244B9">
    <w:pPr>
      <w:tabs>
        <w:tab w:val="right" w:pos="10466"/>
      </w:tabs>
      <w:adjustRightInd w:val="0"/>
      <w:snapToGrid w:val="0"/>
      <w:spacing w:line="240" w:lineRule="auto"/>
      <w:rPr>
        <w:sz w:val="16"/>
      </w:rPr>
    </w:pPr>
    <w:r w:rsidRPr="001A0468">
      <w:rPr>
        <w:i/>
        <w:sz w:val="16"/>
      </w:rPr>
      <w:t xml:space="preserve">Diagnostics </w:t>
    </w:r>
    <w:r>
      <w:rPr>
        <w:b/>
        <w:sz w:val="16"/>
      </w:rPr>
      <w:t>2026</w:t>
    </w:r>
    <w:r w:rsidRPr="001A0468">
      <w:rPr>
        <w:sz w:val="16"/>
      </w:rPr>
      <w:t>,</w:t>
    </w:r>
    <w:r w:rsidRPr="001A0468">
      <w:rPr>
        <w:i/>
        <w:sz w:val="16"/>
      </w:rPr>
      <w:t xml:space="preserve"> </w:t>
    </w:r>
    <w:r>
      <w:rPr>
        <w:i/>
        <w:sz w:val="16"/>
      </w:rPr>
      <w:t>16</w:t>
    </w:r>
    <w:r w:rsidRPr="001A0468">
      <w:rPr>
        <w:sz w:val="16"/>
      </w:rPr>
      <w:t>, x FOR PEER REVIEW</w:t>
    </w:r>
    <w:r w:rsidRPr="001A0468">
      <w:rPr>
        <w:sz w:val="16"/>
      </w:rPr>
      <w:ptab w:relativeTo="margin" w:alignment="right" w:leader="none"/>
    </w:r>
    <w:r w:rsidRPr="001A0468">
      <w:rPr>
        <w:sz w:val="16"/>
      </w:rPr>
      <w:fldChar w:fldCharType="begin"/>
    </w:r>
    <w:r w:rsidRPr="001A0468">
      <w:rPr>
        <w:sz w:val="16"/>
      </w:rPr>
      <w:instrText xml:space="preserve"> PAGE   \* MERGEFORMAT </w:instrText>
    </w:r>
    <w:r w:rsidRPr="001A0468">
      <w:rPr>
        <w:sz w:val="16"/>
      </w:rPr>
      <w:fldChar w:fldCharType="separate"/>
    </w:r>
    <w:r w:rsidRPr="001A0468">
      <w:rPr>
        <w:sz w:val="16"/>
      </w:rPr>
      <w:t>2</w:t>
    </w:r>
    <w:r w:rsidRPr="001A0468">
      <w:rPr>
        <w:sz w:val="16"/>
      </w:rPr>
      <w:fldChar w:fldCharType="end"/>
    </w:r>
    <w:r w:rsidRPr="001A0468">
      <w:rPr>
        <w:sz w:val="16"/>
      </w:rPr>
      <w:t xml:space="preserve"> of </w:t>
    </w:r>
    <w:r w:rsidRPr="001A0468">
      <w:rPr>
        <w:sz w:val="16"/>
      </w:rPr>
      <w:fldChar w:fldCharType="begin"/>
    </w:r>
    <w:r w:rsidRPr="001A0468">
      <w:rPr>
        <w:sz w:val="16"/>
      </w:rPr>
      <w:instrText xml:space="preserve"> NUMPAGES   \* MERGEFORMAT </w:instrText>
    </w:r>
    <w:r w:rsidRPr="001A0468">
      <w:rPr>
        <w:sz w:val="16"/>
      </w:rPr>
      <w:fldChar w:fldCharType="separate"/>
    </w:r>
    <w:r w:rsidRPr="001A0468">
      <w:rPr>
        <w:sz w:val="16"/>
      </w:rPr>
      <w:t>7</w:t>
    </w:r>
    <w:r w:rsidRPr="001A0468">
      <w:rPr>
        <w:sz w:val="16"/>
      </w:rPr>
      <w:fldChar w:fldCharType="end"/>
    </w:r>
  </w:p>
  <w:p w14:paraId="02CF3A45" w14:textId="77777777" w:rsidR="00C02670" w:rsidRPr="001A0468" w:rsidRDefault="00C02670" w:rsidP="004C34E8">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02670" w:rsidRPr="001A0468" w14:paraId="708CE165" w14:textId="77777777" w:rsidTr="008F7645">
      <w:trPr>
        <w:trHeight w:val="686"/>
      </w:trPr>
      <w:tc>
        <w:tcPr>
          <w:tcW w:w="3679" w:type="dxa"/>
          <w:vAlign w:val="center"/>
        </w:tcPr>
        <w:p w14:paraId="55F0E7E7" w14:textId="77777777" w:rsidR="00C02670" w:rsidRPr="001A0468" w:rsidRDefault="00C02670" w:rsidP="008244B9">
          <w:pPr>
            <w:pStyle w:val="Header"/>
            <w:pBdr>
              <w:bottom w:val="none" w:sz="0" w:space="0" w:color="auto"/>
            </w:pBdr>
            <w:jc w:val="left"/>
            <w:rPr>
              <w:rFonts w:eastAsia="DengXian"/>
              <w:b/>
              <w:bCs/>
            </w:rPr>
          </w:pPr>
          <w:r w:rsidRPr="001A0468">
            <w:rPr>
              <w:rFonts w:eastAsia="DengXian"/>
              <w:b/>
              <w:bCs/>
              <w:noProof/>
            </w:rPr>
            <w:drawing>
              <wp:inline distT="0" distB="0" distL="0" distR="0" wp14:anchorId="5CE03765" wp14:editId="20B9FC8E">
                <wp:extent cx="1542423" cy="432000"/>
                <wp:effectExtent l="0" t="0" r="635" b="6350"/>
                <wp:docPr id="558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520" name=""/>
                        <pic:cNvPicPr/>
                      </pic:nvPicPr>
                      <pic:blipFill>
                        <a:blip r:embed="rId1"/>
                        <a:stretch>
                          <a:fillRect/>
                        </a:stretch>
                      </pic:blipFill>
                      <pic:spPr>
                        <a:xfrm>
                          <a:off x="0" y="0"/>
                          <a:ext cx="1542423" cy="432000"/>
                        </a:xfrm>
                        <a:prstGeom prst="rect">
                          <a:avLst/>
                        </a:prstGeom>
                      </pic:spPr>
                    </pic:pic>
                  </a:graphicData>
                </a:graphic>
              </wp:inline>
            </w:drawing>
          </w:r>
        </w:p>
      </w:tc>
      <w:tc>
        <w:tcPr>
          <w:tcW w:w="4535" w:type="dxa"/>
          <w:vAlign w:val="center"/>
        </w:tcPr>
        <w:p w14:paraId="15FD7E09" w14:textId="77777777" w:rsidR="00C02670" w:rsidRPr="001A0468" w:rsidRDefault="00C02670" w:rsidP="008244B9">
          <w:pPr>
            <w:pStyle w:val="Header"/>
            <w:pBdr>
              <w:bottom w:val="none" w:sz="0" w:space="0" w:color="auto"/>
            </w:pBdr>
            <w:rPr>
              <w:rFonts w:eastAsia="DengXian"/>
              <w:b/>
              <w:bCs/>
            </w:rPr>
          </w:pPr>
        </w:p>
      </w:tc>
      <w:tc>
        <w:tcPr>
          <w:tcW w:w="2273" w:type="dxa"/>
          <w:vAlign w:val="center"/>
        </w:tcPr>
        <w:p w14:paraId="38D8CF13" w14:textId="77777777" w:rsidR="00C02670" w:rsidRPr="001A0468" w:rsidRDefault="00C02670" w:rsidP="008F7645">
          <w:pPr>
            <w:pStyle w:val="Header"/>
            <w:pBdr>
              <w:bottom w:val="none" w:sz="0" w:space="0" w:color="auto"/>
            </w:pBdr>
            <w:jc w:val="right"/>
            <w:rPr>
              <w:rFonts w:eastAsia="DengXian"/>
              <w:b/>
              <w:bCs/>
            </w:rPr>
          </w:pPr>
          <w:r w:rsidRPr="001A0468">
            <w:rPr>
              <w:rFonts w:eastAsia="DengXian"/>
              <w:b/>
              <w:bCs/>
              <w:noProof/>
            </w:rPr>
            <w:drawing>
              <wp:inline distT="0" distB="0" distL="0" distR="0" wp14:anchorId="1A1A856A" wp14:editId="067D0555">
                <wp:extent cx="540000" cy="360000"/>
                <wp:effectExtent l="0" t="0" r="0" b="2540"/>
                <wp:docPr id="1859630180" name="Picture 1"/>
                <wp:cNvGraphicFramePr/>
                <a:graphic xmlns:a="http://schemas.openxmlformats.org/drawingml/2006/main">
                  <a:graphicData uri="http://schemas.openxmlformats.org/drawingml/2006/picture">
                    <pic:pic xmlns:pic="http://schemas.openxmlformats.org/drawingml/2006/picture">
                      <pic:nvPicPr>
                        <pic:cNvPr id="1859630180" name=""/>
                        <pic:cNvPicPr/>
                      </pic:nvPicPr>
                      <pic:blipFill>
                        <a:blip r:embed="rId2"/>
                        <a:stretch>
                          <a:fillRect/>
                        </a:stretch>
                      </pic:blipFill>
                      <pic:spPr>
                        <a:xfrm>
                          <a:off x="0" y="0"/>
                          <a:ext cx="540000" cy="360000"/>
                        </a:xfrm>
                        <a:prstGeom prst="rect">
                          <a:avLst/>
                        </a:prstGeom>
                      </pic:spPr>
                    </pic:pic>
                  </a:graphicData>
                </a:graphic>
              </wp:inline>
            </w:drawing>
          </w:r>
        </w:p>
      </w:tc>
    </w:tr>
  </w:tbl>
  <w:p w14:paraId="67AFC332" w14:textId="77777777" w:rsidR="00C02670" w:rsidRPr="001A0468" w:rsidRDefault="00C02670" w:rsidP="006D1F3D">
    <w:pPr>
      <w:pBdr>
        <w:bottom w:val="single" w:sz="4" w:space="1" w:color="000000"/>
      </w:pBdr>
      <w:adjustRightInd w:val="0"/>
      <w:snapToGrid w:val="0"/>
      <w:spacing w:before="120" w:line="100" w:lineRule="exact"/>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3579" w14:textId="77777777" w:rsidR="00F1277D" w:rsidRPr="001A0468" w:rsidRDefault="00F1277D" w:rsidP="00F1277D">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68B7" w14:textId="77777777" w:rsidR="00F1277D" w:rsidRPr="001A0468" w:rsidRDefault="00F1277D" w:rsidP="00F1277D">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DA4"/>
    <w:multiLevelType w:val="hybridMultilevel"/>
    <w:tmpl w:val="F782D8D2"/>
    <w:lvl w:ilvl="0" w:tplc="1ECCBEBE">
      <w:start w:val="1"/>
      <w:numFmt w:val="decimal"/>
      <w:lvlRestart w:val="0"/>
      <w:pStyle w:val="MDPI71footnotes"/>
      <w:lvlText w:val="%1."/>
      <w:lvlJc w:val="left"/>
      <w:pPr>
        <w:ind w:left="425" w:hanging="425"/>
      </w:pPr>
      <w:rPr>
        <w:b w:val="0"/>
        <w:i w:val="0"/>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4A2F70C"/>
    <w:lvl w:ilvl="0" w:tplc="8BF48D2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57DE5"/>
    <w:multiLevelType w:val="hybridMultilevel"/>
    <w:tmpl w:val="16121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8CE7A6F"/>
    <w:multiLevelType w:val="hybridMultilevel"/>
    <w:tmpl w:val="13E217C8"/>
    <w:lvl w:ilvl="0" w:tplc="9EA6B222">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F3720F"/>
    <w:multiLevelType w:val="hybridMultilevel"/>
    <w:tmpl w:val="C0527AB2"/>
    <w:lvl w:ilvl="0" w:tplc="EBCCB2E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435843">
    <w:abstractNumId w:val="5"/>
  </w:num>
  <w:num w:numId="2" w16cid:durableId="2067558058">
    <w:abstractNumId w:val="7"/>
  </w:num>
  <w:num w:numId="3" w16cid:durableId="705176169">
    <w:abstractNumId w:val="4"/>
  </w:num>
  <w:num w:numId="4" w16cid:durableId="22474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65304">
    <w:abstractNumId w:val="6"/>
  </w:num>
  <w:num w:numId="6" w16cid:durableId="336930266">
    <w:abstractNumId w:val="11"/>
  </w:num>
  <w:num w:numId="7" w16cid:durableId="645429088">
    <w:abstractNumId w:val="3"/>
  </w:num>
  <w:num w:numId="8" w16cid:durableId="805199283">
    <w:abstractNumId w:val="11"/>
  </w:num>
  <w:num w:numId="9" w16cid:durableId="244071345">
    <w:abstractNumId w:val="3"/>
  </w:num>
  <w:num w:numId="10" w16cid:durableId="657226210">
    <w:abstractNumId w:val="11"/>
  </w:num>
  <w:num w:numId="11" w16cid:durableId="140849554">
    <w:abstractNumId w:val="3"/>
  </w:num>
  <w:num w:numId="12" w16cid:durableId="1514607303">
    <w:abstractNumId w:val="12"/>
  </w:num>
  <w:num w:numId="13" w16cid:durableId="960066478">
    <w:abstractNumId w:val="11"/>
  </w:num>
  <w:num w:numId="14" w16cid:durableId="2051219325">
    <w:abstractNumId w:val="3"/>
  </w:num>
  <w:num w:numId="15" w16cid:durableId="1483038518">
    <w:abstractNumId w:val="1"/>
  </w:num>
  <w:num w:numId="16" w16cid:durableId="1036740188">
    <w:abstractNumId w:val="10"/>
  </w:num>
  <w:num w:numId="17" w16cid:durableId="1196501769">
    <w:abstractNumId w:val="0"/>
  </w:num>
  <w:num w:numId="18" w16cid:durableId="955216231">
    <w:abstractNumId w:val="11"/>
  </w:num>
  <w:num w:numId="19" w16cid:durableId="2072149230">
    <w:abstractNumId w:val="3"/>
  </w:num>
  <w:num w:numId="20" w16cid:durableId="791288244">
    <w:abstractNumId w:val="1"/>
  </w:num>
  <w:num w:numId="21" w16cid:durableId="1117218266">
    <w:abstractNumId w:val="0"/>
  </w:num>
  <w:num w:numId="22" w16cid:durableId="705714496">
    <w:abstractNumId w:val="9"/>
  </w:num>
  <w:num w:numId="23" w16cid:durableId="51000531">
    <w:abstractNumId w:val="8"/>
  </w:num>
  <w:num w:numId="24" w16cid:durableId="9719848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rson w15:author="Andra-Maria Petcu">
    <w15:presenceInfo w15:providerId="AD" w15:userId="S::andra.petcu@mdpi.com::e1a19a6e-f63b-4972-a099-c28135d49b92"/>
  </w15:person>
  <w15:person w15:author="Zulkiflu Musa">
    <w15:presenceInfo w15:providerId="AD" w15:userId="S::zmusa@um.edu.sa::7b376e4f-7a20-48f4-a4b4-4bfa929e929d"/>
  </w15:person>
  <w15:person w15:author="English Editor">
    <w15:presenceInfo w15:providerId="None" w15:userId="English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F2"/>
    <w:rsid w:val="00007207"/>
    <w:rsid w:val="00010BDD"/>
    <w:rsid w:val="00011BA0"/>
    <w:rsid w:val="00013D75"/>
    <w:rsid w:val="000164B0"/>
    <w:rsid w:val="00016548"/>
    <w:rsid w:val="00017445"/>
    <w:rsid w:val="000229C8"/>
    <w:rsid w:val="00025960"/>
    <w:rsid w:val="00030B46"/>
    <w:rsid w:val="00036935"/>
    <w:rsid w:val="00047E6A"/>
    <w:rsid w:val="00054A98"/>
    <w:rsid w:val="00060674"/>
    <w:rsid w:val="000617E7"/>
    <w:rsid w:val="00061C10"/>
    <w:rsid w:val="0006267D"/>
    <w:rsid w:val="00070D15"/>
    <w:rsid w:val="00073F7C"/>
    <w:rsid w:val="00082E8D"/>
    <w:rsid w:val="000855AE"/>
    <w:rsid w:val="00092C95"/>
    <w:rsid w:val="00094EB0"/>
    <w:rsid w:val="000A581F"/>
    <w:rsid w:val="000B0016"/>
    <w:rsid w:val="000B61E6"/>
    <w:rsid w:val="000B7CB5"/>
    <w:rsid w:val="000C1B6F"/>
    <w:rsid w:val="000C33EA"/>
    <w:rsid w:val="000D54CD"/>
    <w:rsid w:val="000D61BA"/>
    <w:rsid w:val="000F467E"/>
    <w:rsid w:val="000F5580"/>
    <w:rsid w:val="000F5FE0"/>
    <w:rsid w:val="001027C5"/>
    <w:rsid w:val="00103E3D"/>
    <w:rsid w:val="001107C0"/>
    <w:rsid w:val="00117EF1"/>
    <w:rsid w:val="00126651"/>
    <w:rsid w:val="00132F5E"/>
    <w:rsid w:val="0013710D"/>
    <w:rsid w:val="0014120C"/>
    <w:rsid w:val="00146A07"/>
    <w:rsid w:val="001505DB"/>
    <w:rsid w:val="0015592E"/>
    <w:rsid w:val="00161193"/>
    <w:rsid w:val="0017594F"/>
    <w:rsid w:val="00176AFB"/>
    <w:rsid w:val="00184462"/>
    <w:rsid w:val="00191982"/>
    <w:rsid w:val="001961E4"/>
    <w:rsid w:val="00196724"/>
    <w:rsid w:val="001A0468"/>
    <w:rsid w:val="001A5338"/>
    <w:rsid w:val="001A6901"/>
    <w:rsid w:val="001A6FD4"/>
    <w:rsid w:val="001B4F61"/>
    <w:rsid w:val="001C0886"/>
    <w:rsid w:val="001C0DD6"/>
    <w:rsid w:val="001C1510"/>
    <w:rsid w:val="001C3DE8"/>
    <w:rsid w:val="001C4AEE"/>
    <w:rsid w:val="001D7585"/>
    <w:rsid w:val="001D79D4"/>
    <w:rsid w:val="001E2469"/>
    <w:rsid w:val="001E2AEB"/>
    <w:rsid w:val="001E5F1B"/>
    <w:rsid w:val="001E6509"/>
    <w:rsid w:val="0020045E"/>
    <w:rsid w:val="0020087A"/>
    <w:rsid w:val="00206067"/>
    <w:rsid w:val="002134D1"/>
    <w:rsid w:val="00225608"/>
    <w:rsid w:val="0023048B"/>
    <w:rsid w:val="00235537"/>
    <w:rsid w:val="002421E4"/>
    <w:rsid w:val="0024400F"/>
    <w:rsid w:val="00247F3A"/>
    <w:rsid w:val="00250A90"/>
    <w:rsid w:val="00252E06"/>
    <w:rsid w:val="00253131"/>
    <w:rsid w:val="00253973"/>
    <w:rsid w:val="002564E6"/>
    <w:rsid w:val="00260AEA"/>
    <w:rsid w:val="00266028"/>
    <w:rsid w:val="00266FA8"/>
    <w:rsid w:val="002704EA"/>
    <w:rsid w:val="00270FD5"/>
    <w:rsid w:val="00295161"/>
    <w:rsid w:val="002A0454"/>
    <w:rsid w:val="002A1BC8"/>
    <w:rsid w:val="002A25A3"/>
    <w:rsid w:val="002A5F67"/>
    <w:rsid w:val="002A68A2"/>
    <w:rsid w:val="002B1E7B"/>
    <w:rsid w:val="002C05A5"/>
    <w:rsid w:val="002C3BB4"/>
    <w:rsid w:val="002C4F21"/>
    <w:rsid w:val="002C783B"/>
    <w:rsid w:val="002D4077"/>
    <w:rsid w:val="002D6179"/>
    <w:rsid w:val="002D68B2"/>
    <w:rsid w:val="002D75EC"/>
    <w:rsid w:val="002E0A75"/>
    <w:rsid w:val="002F10C7"/>
    <w:rsid w:val="002F33EA"/>
    <w:rsid w:val="002F4399"/>
    <w:rsid w:val="002F6FA4"/>
    <w:rsid w:val="002F6FFF"/>
    <w:rsid w:val="0030449F"/>
    <w:rsid w:val="00320229"/>
    <w:rsid w:val="00326141"/>
    <w:rsid w:val="00326DDC"/>
    <w:rsid w:val="003305CA"/>
    <w:rsid w:val="003309A9"/>
    <w:rsid w:val="00331773"/>
    <w:rsid w:val="00335ED0"/>
    <w:rsid w:val="00336943"/>
    <w:rsid w:val="00340315"/>
    <w:rsid w:val="00347E92"/>
    <w:rsid w:val="00372DD2"/>
    <w:rsid w:val="00381F51"/>
    <w:rsid w:val="00384350"/>
    <w:rsid w:val="00396A9C"/>
    <w:rsid w:val="003A019E"/>
    <w:rsid w:val="003B1B58"/>
    <w:rsid w:val="003B2401"/>
    <w:rsid w:val="003B4C16"/>
    <w:rsid w:val="003C1BBB"/>
    <w:rsid w:val="003C24C1"/>
    <w:rsid w:val="003C7B3D"/>
    <w:rsid w:val="003D5A02"/>
    <w:rsid w:val="003D7BB8"/>
    <w:rsid w:val="003E27AD"/>
    <w:rsid w:val="003E7DAD"/>
    <w:rsid w:val="003F2905"/>
    <w:rsid w:val="003F2D89"/>
    <w:rsid w:val="003F328F"/>
    <w:rsid w:val="00401D30"/>
    <w:rsid w:val="004030D3"/>
    <w:rsid w:val="00404CF2"/>
    <w:rsid w:val="00405D77"/>
    <w:rsid w:val="004061D6"/>
    <w:rsid w:val="00406412"/>
    <w:rsid w:val="004124CC"/>
    <w:rsid w:val="0041379F"/>
    <w:rsid w:val="0042057F"/>
    <w:rsid w:val="00421E02"/>
    <w:rsid w:val="00435E83"/>
    <w:rsid w:val="00444BEC"/>
    <w:rsid w:val="004524FF"/>
    <w:rsid w:val="00454048"/>
    <w:rsid w:val="00454A4A"/>
    <w:rsid w:val="0046447D"/>
    <w:rsid w:val="004648AF"/>
    <w:rsid w:val="004652F0"/>
    <w:rsid w:val="0047542C"/>
    <w:rsid w:val="00481F84"/>
    <w:rsid w:val="00483986"/>
    <w:rsid w:val="004854D9"/>
    <w:rsid w:val="00491E1B"/>
    <w:rsid w:val="004935AA"/>
    <w:rsid w:val="004936A5"/>
    <w:rsid w:val="00497A05"/>
    <w:rsid w:val="004A09E2"/>
    <w:rsid w:val="004A2F6D"/>
    <w:rsid w:val="004A5019"/>
    <w:rsid w:val="004A7E7E"/>
    <w:rsid w:val="004A7EA7"/>
    <w:rsid w:val="004B3464"/>
    <w:rsid w:val="004B6062"/>
    <w:rsid w:val="004C34E8"/>
    <w:rsid w:val="004C76DD"/>
    <w:rsid w:val="004C7C2C"/>
    <w:rsid w:val="004D23FC"/>
    <w:rsid w:val="004D6841"/>
    <w:rsid w:val="004E4E91"/>
    <w:rsid w:val="004F1C69"/>
    <w:rsid w:val="004F5EE7"/>
    <w:rsid w:val="00501924"/>
    <w:rsid w:val="005268FE"/>
    <w:rsid w:val="005314C2"/>
    <w:rsid w:val="00534977"/>
    <w:rsid w:val="00542084"/>
    <w:rsid w:val="005452CD"/>
    <w:rsid w:val="00545B32"/>
    <w:rsid w:val="0054728A"/>
    <w:rsid w:val="0055258A"/>
    <w:rsid w:val="00563F8C"/>
    <w:rsid w:val="00564ED2"/>
    <w:rsid w:val="0056593B"/>
    <w:rsid w:val="00566E0C"/>
    <w:rsid w:val="005712DD"/>
    <w:rsid w:val="005720E8"/>
    <w:rsid w:val="00586886"/>
    <w:rsid w:val="00586D34"/>
    <w:rsid w:val="005A163D"/>
    <w:rsid w:val="005A39CD"/>
    <w:rsid w:val="005C0341"/>
    <w:rsid w:val="005C4B93"/>
    <w:rsid w:val="005C5D26"/>
    <w:rsid w:val="005C618E"/>
    <w:rsid w:val="005C6726"/>
    <w:rsid w:val="005D0045"/>
    <w:rsid w:val="005D5420"/>
    <w:rsid w:val="005E2D79"/>
    <w:rsid w:val="005E3B15"/>
    <w:rsid w:val="005E5501"/>
    <w:rsid w:val="005E6B8E"/>
    <w:rsid w:val="005F0E61"/>
    <w:rsid w:val="005F305A"/>
    <w:rsid w:val="005F60CF"/>
    <w:rsid w:val="00604882"/>
    <w:rsid w:val="00607D56"/>
    <w:rsid w:val="00632088"/>
    <w:rsid w:val="006320EE"/>
    <w:rsid w:val="00641502"/>
    <w:rsid w:val="00643C8E"/>
    <w:rsid w:val="00647193"/>
    <w:rsid w:val="006515A7"/>
    <w:rsid w:val="00652892"/>
    <w:rsid w:val="006539A7"/>
    <w:rsid w:val="00655C16"/>
    <w:rsid w:val="00662394"/>
    <w:rsid w:val="006666A5"/>
    <w:rsid w:val="00671FBF"/>
    <w:rsid w:val="00671FD1"/>
    <w:rsid w:val="006720D9"/>
    <w:rsid w:val="0067589E"/>
    <w:rsid w:val="00681C43"/>
    <w:rsid w:val="00684FC0"/>
    <w:rsid w:val="006856AC"/>
    <w:rsid w:val="00692393"/>
    <w:rsid w:val="00694F17"/>
    <w:rsid w:val="00697840"/>
    <w:rsid w:val="006A3243"/>
    <w:rsid w:val="006B223C"/>
    <w:rsid w:val="006B2CCC"/>
    <w:rsid w:val="006B599F"/>
    <w:rsid w:val="006B6DE7"/>
    <w:rsid w:val="006C4DAF"/>
    <w:rsid w:val="006C60AA"/>
    <w:rsid w:val="006D1F3D"/>
    <w:rsid w:val="006E22B1"/>
    <w:rsid w:val="006E35AD"/>
    <w:rsid w:val="006E65CC"/>
    <w:rsid w:val="006F27D5"/>
    <w:rsid w:val="006F3B9C"/>
    <w:rsid w:val="006F6AD5"/>
    <w:rsid w:val="0070063D"/>
    <w:rsid w:val="00702DAB"/>
    <w:rsid w:val="00712250"/>
    <w:rsid w:val="00712FFD"/>
    <w:rsid w:val="007155E0"/>
    <w:rsid w:val="007175FC"/>
    <w:rsid w:val="0072027F"/>
    <w:rsid w:val="00720D87"/>
    <w:rsid w:val="0072135B"/>
    <w:rsid w:val="007313E4"/>
    <w:rsid w:val="00736E96"/>
    <w:rsid w:val="0073728B"/>
    <w:rsid w:val="00741861"/>
    <w:rsid w:val="00744CB5"/>
    <w:rsid w:val="007474A9"/>
    <w:rsid w:val="007515A4"/>
    <w:rsid w:val="00760E13"/>
    <w:rsid w:val="00761A4E"/>
    <w:rsid w:val="00775796"/>
    <w:rsid w:val="00786ACD"/>
    <w:rsid w:val="00787B55"/>
    <w:rsid w:val="00791896"/>
    <w:rsid w:val="007964DF"/>
    <w:rsid w:val="007966C7"/>
    <w:rsid w:val="007B0621"/>
    <w:rsid w:val="007B77E5"/>
    <w:rsid w:val="007C1CDA"/>
    <w:rsid w:val="007C5019"/>
    <w:rsid w:val="007C68D3"/>
    <w:rsid w:val="007E7DB0"/>
    <w:rsid w:val="007F15EC"/>
    <w:rsid w:val="007F20C1"/>
    <w:rsid w:val="007F5EB6"/>
    <w:rsid w:val="007F627F"/>
    <w:rsid w:val="00803267"/>
    <w:rsid w:val="008060C7"/>
    <w:rsid w:val="00812901"/>
    <w:rsid w:val="008238F0"/>
    <w:rsid w:val="008244B9"/>
    <w:rsid w:val="00825C9A"/>
    <w:rsid w:val="008406C7"/>
    <w:rsid w:val="0084199E"/>
    <w:rsid w:val="008500C8"/>
    <w:rsid w:val="00850AA9"/>
    <w:rsid w:val="0085755C"/>
    <w:rsid w:val="00862536"/>
    <w:rsid w:val="0086497E"/>
    <w:rsid w:val="00865AC6"/>
    <w:rsid w:val="00872397"/>
    <w:rsid w:val="00876151"/>
    <w:rsid w:val="008838FC"/>
    <w:rsid w:val="00883ADD"/>
    <w:rsid w:val="00887EE7"/>
    <w:rsid w:val="0089153E"/>
    <w:rsid w:val="008923F8"/>
    <w:rsid w:val="008A29ED"/>
    <w:rsid w:val="008B21E3"/>
    <w:rsid w:val="008B55AB"/>
    <w:rsid w:val="008B5FCC"/>
    <w:rsid w:val="008C2375"/>
    <w:rsid w:val="008C293F"/>
    <w:rsid w:val="008D1ACA"/>
    <w:rsid w:val="008D2C40"/>
    <w:rsid w:val="008E43BC"/>
    <w:rsid w:val="008F7645"/>
    <w:rsid w:val="00902A1D"/>
    <w:rsid w:val="0090634D"/>
    <w:rsid w:val="00911D7D"/>
    <w:rsid w:val="00912326"/>
    <w:rsid w:val="00915926"/>
    <w:rsid w:val="00917CB3"/>
    <w:rsid w:val="00921732"/>
    <w:rsid w:val="00924126"/>
    <w:rsid w:val="00926358"/>
    <w:rsid w:val="00941F95"/>
    <w:rsid w:val="009443A9"/>
    <w:rsid w:val="00947E23"/>
    <w:rsid w:val="00953A3C"/>
    <w:rsid w:val="00954876"/>
    <w:rsid w:val="0095592C"/>
    <w:rsid w:val="00956282"/>
    <w:rsid w:val="00957D67"/>
    <w:rsid w:val="00957FCA"/>
    <w:rsid w:val="00961D0E"/>
    <w:rsid w:val="00970241"/>
    <w:rsid w:val="00981C19"/>
    <w:rsid w:val="0098311D"/>
    <w:rsid w:val="00985255"/>
    <w:rsid w:val="00990AA3"/>
    <w:rsid w:val="009930D0"/>
    <w:rsid w:val="009A2D2B"/>
    <w:rsid w:val="009A64D8"/>
    <w:rsid w:val="009B0F3A"/>
    <w:rsid w:val="009B3567"/>
    <w:rsid w:val="009B6066"/>
    <w:rsid w:val="009B6587"/>
    <w:rsid w:val="009C1661"/>
    <w:rsid w:val="009D6E9E"/>
    <w:rsid w:val="009E1932"/>
    <w:rsid w:val="009E1C2A"/>
    <w:rsid w:val="009E4B64"/>
    <w:rsid w:val="009E6AEB"/>
    <w:rsid w:val="009F0429"/>
    <w:rsid w:val="009F1659"/>
    <w:rsid w:val="009F1EBF"/>
    <w:rsid w:val="009F6991"/>
    <w:rsid w:val="009F70E6"/>
    <w:rsid w:val="00A01E0D"/>
    <w:rsid w:val="00A0276F"/>
    <w:rsid w:val="00A054DE"/>
    <w:rsid w:val="00A120CD"/>
    <w:rsid w:val="00A15456"/>
    <w:rsid w:val="00A44D35"/>
    <w:rsid w:val="00A4506D"/>
    <w:rsid w:val="00A52256"/>
    <w:rsid w:val="00A52920"/>
    <w:rsid w:val="00A5467C"/>
    <w:rsid w:val="00A63EF4"/>
    <w:rsid w:val="00A65B3C"/>
    <w:rsid w:val="00A67AA9"/>
    <w:rsid w:val="00A67DCE"/>
    <w:rsid w:val="00A7099E"/>
    <w:rsid w:val="00A720EE"/>
    <w:rsid w:val="00A73DC5"/>
    <w:rsid w:val="00A744C4"/>
    <w:rsid w:val="00A7493F"/>
    <w:rsid w:val="00A776AA"/>
    <w:rsid w:val="00A77F88"/>
    <w:rsid w:val="00A90CDF"/>
    <w:rsid w:val="00A9280F"/>
    <w:rsid w:val="00AA08CF"/>
    <w:rsid w:val="00AA115C"/>
    <w:rsid w:val="00AA2CF6"/>
    <w:rsid w:val="00AA69D6"/>
    <w:rsid w:val="00AC3F86"/>
    <w:rsid w:val="00B13530"/>
    <w:rsid w:val="00B146DA"/>
    <w:rsid w:val="00B15119"/>
    <w:rsid w:val="00B15D86"/>
    <w:rsid w:val="00B21EF0"/>
    <w:rsid w:val="00B2230F"/>
    <w:rsid w:val="00B329F2"/>
    <w:rsid w:val="00B360BA"/>
    <w:rsid w:val="00B36F09"/>
    <w:rsid w:val="00B40ADE"/>
    <w:rsid w:val="00B42CC8"/>
    <w:rsid w:val="00B42F0E"/>
    <w:rsid w:val="00B4606C"/>
    <w:rsid w:val="00B5330D"/>
    <w:rsid w:val="00B56B96"/>
    <w:rsid w:val="00B6423E"/>
    <w:rsid w:val="00B64378"/>
    <w:rsid w:val="00B65CD8"/>
    <w:rsid w:val="00B66465"/>
    <w:rsid w:val="00B83F29"/>
    <w:rsid w:val="00B8521B"/>
    <w:rsid w:val="00B86987"/>
    <w:rsid w:val="00B95C2F"/>
    <w:rsid w:val="00BB042D"/>
    <w:rsid w:val="00BB0819"/>
    <w:rsid w:val="00BC3620"/>
    <w:rsid w:val="00BC77CF"/>
    <w:rsid w:val="00BD71EE"/>
    <w:rsid w:val="00BE3D22"/>
    <w:rsid w:val="00BE65EF"/>
    <w:rsid w:val="00BE73AA"/>
    <w:rsid w:val="00BF23A6"/>
    <w:rsid w:val="00BF39E3"/>
    <w:rsid w:val="00BF3E57"/>
    <w:rsid w:val="00BF4D1F"/>
    <w:rsid w:val="00BF662D"/>
    <w:rsid w:val="00C00C94"/>
    <w:rsid w:val="00C02670"/>
    <w:rsid w:val="00C031EC"/>
    <w:rsid w:val="00C06B40"/>
    <w:rsid w:val="00C07145"/>
    <w:rsid w:val="00C077BE"/>
    <w:rsid w:val="00C100C2"/>
    <w:rsid w:val="00C12F6B"/>
    <w:rsid w:val="00C14E68"/>
    <w:rsid w:val="00C2125A"/>
    <w:rsid w:val="00C220A1"/>
    <w:rsid w:val="00C243A1"/>
    <w:rsid w:val="00C30686"/>
    <w:rsid w:val="00C32DB7"/>
    <w:rsid w:val="00C37459"/>
    <w:rsid w:val="00C42C58"/>
    <w:rsid w:val="00C5701D"/>
    <w:rsid w:val="00C670A3"/>
    <w:rsid w:val="00C75009"/>
    <w:rsid w:val="00C8142B"/>
    <w:rsid w:val="00C82DA3"/>
    <w:rsid w:val="00C82F00"/>
    <w:rsid w:val="00C83798"/>
    <w:rsid w:val="00C84505"/>
    <w:rsid w:val="00C94760"/>
    <w:rsid w:val="00CB3AB0"/>
    <w:rsid w:val="00CB52A0"/>
    <w:rsid w:val="00CB5CC4"/>
    <w:rsid w:val="00CB7A69"/>
    <w:rsid w:val="00CC0687"/>
    <w:rsid w:val="00CC7D1D"/>
    <w:rsid w:val="00CD3F81"/>
    <w:rsid w:val="00CF4531"/>
    <w:rsid w:val="00CF5D67"/>
    <w:rsid w:val="00CF6919"/>
    <w:rsid w:val="00CF7739"/>
    <w:rsid w:val="00D00E18"/>
    <w:rsid w:val="00D01A3A"/>
    <w:rsid w:val="00D0760F"/>
    <w:rsid w:val="00D119D1"/>
    <w:rsid w:val="00D14C36"/>
    <w:rsid w:val="00D2020E"/>
    <w:rsid w:val="00D20290"/>
    <w:rsid w:val="00D20FA7"/>
    <w:rsid w:val="00D21BD8"/>
    <w:rsid w:val="00D21D2E"/>
    <w:rsid w:val="00D30D40"/>
    <w:rsid w:val="00D3425A"/>
    <w:rsid w:val="00D401DF"/>
    <w:rsid w:val="00D4514A"/>
    <w:rsid w:val="00D452A7"/>
    <w:rsid w:val="00D56F1B"/>
    <w:rsid w:val="00D6103D"/>
    <w:rsid w:val="00D6767D"/>
    <w:rsid w:val="00D727CC"/>
    <w:rsid w:val="00D8038F"/>
    <w:rsid w:val="00D85F80"/>
    <w:rsid w:val="00D86CC7"/>
    <w:rsid w:val="00D929F5"/>
    <w:rsid w:val="00D949EE"/>
    <w:rsid w:val="00DA1955"/>
    <w:rsid w:val="00DB3246"/>
    <w:rsid w:val="00DB4DAF"/>
    <w:rsid w:val="00DC0B90"/>
    <w:rsid w:val="00DE286B"/>
    <w:rsid w:val="00DE5E15"/>
    <w:rsid w:val="00DF0F17"/>
    <w:rsid w:val="00DF19E8"/>
    <w:rsid w:val="00E01F47"/>
    <w:rsid w:val="00E21970"/>
    <w:rsid w:val="00E2332E"/>
    <w:rsid w:val="00E31AC5"/>
    <w:rsid w:val="00E413C9"/>
    <w:rsid w:val="00E44645"/>
    <w:rsid w:val="00E47504"/>
    <w:rsid w:val="00E47C2E"/>
    <w:rsid w:val="00E519DB"/>
    <w:rsid w:val="00E52BAD"/>
    <w:rsid w:val="00E648A5"/>
    <w:rsid w:val="00E72340"/>
    <w:rsid w:val="00E7439C"/>
    <w:rsid w:val="00E76A66"/>
    <w:rsid w:val="00E77632"/>
    <w:rsid w:val="00E83887"/>
    <w:rsid w:val="00E87069"/>
    <w:rsid w:val="00E911E5"/>
    <w:rsid w:val="00E966BC"/>
    <w:rsid w:val="00EA0245"/>
    <w:rsid w:val="00EA16AB"/>
    <w:rsid w:val="00EA631C"/>
    <w:rsid w:val="00EB2850"/>
    <w:rsid w:val="00EB5F92"/>
    <w:rsid w:val="00EB7E41"/>
    <w:rsid w:val="00EC26E2"/>
    <w:rsid w:val="00EC4E34"/>
    <w:rsid w:val="00ED39EA"/>
    <w:rsid w:val="00ED43E4"/>
    <w:rsid w:val="00ED7886"/>
    <w:rsid w:val="00EE03CA"/>
    <w:rsid w:val="00EE21E4"/>
    <w:rsid w:val="00EE34AB"/>
    <w:rsid w:val="00EE7109"/>
    <w:rsid w:val="00EE79B8"/>
    <w:rsid w:val="00EF0CE0"/>
    <w:rsid w:val="00F00688"/>
    <w:rsid w:val="00F0091C"/>
    <w:rsid w:val="00F1277D"/>
    <w:rsid w:val="00F141D3"/>
    <w:rsid w:val="00F1634C"/>
    <w:rsid w:val="00F17F40"/>
    <w:rsid w:val="00F25DC3"/>
    <w:rsid w:val="00F25F7B"/>
    <w:rsid w:val="00F31BFF"/>
    <w:rsid w:val="00F326B3"/>
    <w:rsid w:val="00F34FEE"/>
    <w:rsid w:val="00F41042"/>
    <w:rsid w:val="00F46BF8"/>
    <w:rsid w:val="00F515E1"/>
    <w:rsid w:val="00F64C8B"/>
    <w:rsid w:val="00F64E0F"/>
    <w:rsid w:val="00F70F25"/>
    <w:rsid w:val="00F75374"/>
    <w:rsid w:val="00F77DC6"/>
    <w:rsid w:val="00F97C0B"/>
    <w:rsid w:val="00FA343C"/>
    <w:rsid w:val="00FA44F2"/>
    <w:rsid w:val="00FA7223"/>
    <w:rsid w:val="00FB035B"/>
    <w:rsid w:val="00FB255A"/>
    <w:rsid w:val="00FB4ED2"/>
    <w:rsid w:val="00FC0768"/>
    <w:rsid w:val="00FD1CBD"/>
    <w:rsid w:val="00FE00B0"/>
    <w:rsid w:val="00FE6764"/>
    <w:rsid w:val="00FF58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C850D"/>
  <w15:chartTrackingRefBased/>
  <w15:docId w15:val="{9D898457-3D68-45AA-A69C-B97663B6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70"/>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0267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0267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0267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02670"/>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C0267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0267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C026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C0267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0267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0267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02670"/>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02670"/>
    <w:rPr>
      <w:rFonts w:ascii="Palatino Linotype" w:hAnsi="Palatino Linotype"/>
      <w:color w:val="000000"/>
      <w:szCs w:val="18"/>
    </w:rPr>
  </w:style>
  <w:style w:type="paragraph" w:styleId="Header">
    <w:name w:val="header"/>
    <w:basedOn w:val="Normal"/>
    <w:link w:val="HeaderChar"/>
    <w:uiPriority w:val="99"/>
    <w:rsid w:val="00C02670"/>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02670"/>
    <w:rPr>
      <w:rFonts w:ascii="Palatino Linotype" w:hAnsi="Palatino Linotype"/>
      <w:color w:val="000000"/>
      <w:szCs w:val="18"/>
    </w:rPr>
  </w:style>
  <w:style w:type="paragraph" w:customStyle="1" w:styleId="MDPI32textnoindent">
    <w:name w:val="MDPI_3.2_text_no_indent"/>
    <w:basedOn w:val="MDPI31text"/>
    <w:qFormat/>
    <w:rsid w:val="00C02670"/>
    <w:pPr>
      <w:ind w:firstLine="0"/>
    </w:pPr>
  </w:style>
  <w:style w:type="paragraph" w:customStyle="1" w:styleId="MDPI31text">
    <w:name w:val="MDPI_3.1_text"/>
    <w:qFormat/>
    <w:rsid w:val="00C026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0267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026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0267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0267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0267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0267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0267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02670"/>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0267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02670"/>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02670"/>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C0267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0267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0267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C0267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C0267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02670"/>
    <w:rPr>
      <w:rFonts w:cs="Tahoma"/>
      <w:szCs w:val="18"/>
    </w:rPr>
  </w:style>
  <w:style w:type="character" w:customStyle="1" w:styleId="BalloonTextChar">
    <w:name w:val="Balloon Text Char"/>
    <w:link w:val="BalloonText"/>
    <w:uiPriority w:val="99"/>
    <w:rsid w:val="00C02670"/>
    <w:rPr>
      <w:rFonts w:ascii="Palatino Linotype" w:hAnsi="Palatino Linotype" w:cs="Tahoma"/>
      <w:color w:val="000000"/>
      <w:szCs w:val="18"/>
    </w:rPr>
  </w:style>
  <w:style w:type="character" w:styleId="LineNumber">
    <w:name w:val="line number"/>
    <w:uiPriority w:val="99"/>
    <w:rsid w:val="00C02670"/>
    <w:rPr>
      <w:rFonts w:ascii="Palatino Linotype" w:hAnsi="Palatino Linotype"/>
      <w:sz w:val="16"/>
    </w:rPr>
  </w:style>
  <w:style w:type="table" w:customStyle="1" w:styleId="MDPI41threelinetable">
    <w:name w:val="MDPI_4.1_three_line_table"/>
    <w:basedOn w:val="TableNormal"/>
    <w:uiPriority w:val="99"/>
    <w:rsid w:val="00C02670"/>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C02670"/>
    <w:rPr>
      <w:color w:val="0000FF"/>
      <w:u w:val="single"/>
    </w:rPr>
  </w:style>
  <w:style w:type="character" w:styleId="UnresolvedMention">
    <w:name w:val="Unresolved Mention"/>
    <w:uiPriority w:val="99"/>
    <w:semiHidden/>
    <w:unhideWhenUsed/>
    <w:rsid w:val="00C02670"/>
    <w:rPr>
      <w:color w:val="605E5C"/>
      <w:shd w:val="clear" w:color="auto" w:fill="E1DFDD"/>
    </w:rPr>
  </w:style>
  <w:style w:type="table" w:styleId="PlainTable4">
    <w:name w:val="Plain Table 4"/>
    <w:basedOn w:val="TableNormal"/>
    <w:uiPriority w:val="44"/>
    <w:rsid w:val="00C0267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026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C0267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C0267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02670"/>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C0267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02670"/>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02670"/>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C02670"/>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02670"/>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C0267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C02670"/>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C02670"/>
  </w:style>
  <w:style w:type="paragraph" w:styleId="Bibliography">
    <w:name w:val="Bibliography"/>
    <w:basedOn w:val="Normal"/>
    <w:next w:val="Normal"/>
    <w:uiPriority w:val="37"/>
    <w:semiHidden/>
    <w:unhideWhenUsed/>
    <w:rsid w:val="00C02670"/>
  </w:style>
  <w:style w:type="paragraph" w:styleId="BodyText">
    <w:name w:val="Body Text"/>
    <w:link w:val="BodyTextChar"/>
    <w:rsid w:val="00C02670"/>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02670"/>
    <w:rPr>
      <w:rFonts w:ascii="Palatino Linotype" w:hAnsi="Palatino Linotype"/>
      <w:color w:val="000000"/>
      <w:sz w:val="24"/>
      <w:lang w:eastAsia="de-DE"/>
    </w:rPr>
  </w:style>
  <w:style w:type="character" w:styleId="CommentReference">
    <w:name w:val="annotation reference"/>
    <w:rsid w:val="00C02670"/>
    <w:rPr>
      <w:sz w:val="21"/>
      <w:szCs w:val="21"/>
    </w:rPr>
  </w:style>
  <w:style w:type="paragraph" w:styleId="CommentText">
    <w:name w:val="annotation text"/>
    <w:basedOn w:val="Normal"/>
    <w:link w:val="CommentTextChar"/>
    <w:rsid w:val="00C02670"/>
  </w:style>
  <w:style w:type="character" w:customStyle="1" w:styleId="CommentTextChar">
    <w:name w:val="Comment Text Char"/>
    <w:link w:val="CommentText"/>
    <w:rsid w:val="00C02670"/>
    <w:rPr>
      <w:rFonts w:ascii="Palatino Linotype" w:hAnsi="Palatino Linotype"/>
      <w:color w:val="000000"/>
    </w:rPr>
  </w:style>
  <w:style w:type="paragraph" w:styleId="CommentSubject">
    <w:name w:val="annotation subject"/>
    <w:basedOn w:val="CommentText"/>
    <w:next w:val="CommentText"/>
    <w:link w:val="CommentSubjectChar"/>
    <w:rsid w:val="00C02670"/>
    <w:rPr>
      <w:b/>
      <w:bCs/>
    </w:rPr>
  </w:style>
  <w:style w:type="character" w:customStyle="1" w:styleId="CommentSubjectChar">
    <w:name w:val="Comment Subject Char"/>
    <w:link w:val="CommentSubject"/>
    <w:rsid w:val="00C02670"/>
    <w:rPr>
      <w:rFonts w:ascii="Palatino Linotype" w:hAnsi="Palatino Linotype"/>
      <w:b/>
      <w:bCs/>
      <w:color w:val="000000"/>
    </w:rPr>
  </w:style>
  <w:style w:type="character" w:styleId="EndnoteReference">
    <w:name w:val="endnote reference"/>
    <w:rsid w:val="00C02670"/>
    <w:rPr>
      <w:vertAlign w:val="superscript"/>
    </w:rPr>
  </w:style>
  <w:style w:type="paragraph" w:styleId="EndnoteText">
    <w:name w:val="endnote text"/>
    <w:basedOn w:val="Normal"/>
    <w:link w:val="EndnoteTextChar"/>
    <w:semiHidden/>
    <w:unhideWhenUsed/>
    <w:rsid w:val="00C02670"/>
    <w:pPr>
      <w:spacing w:line="240" w:lineRule="auto"/>
    </w:pPr>
  </w:style>
  <w:style w:type="character" w:customStyle="1" w:styleId="EndnoteTextChar">
    <w:name w:val="Endnote Text Char"/>
    <w:link w:val="EndnoteText"/>
    <w:semiHidden/>
    <w:rsid w:val="00C02670"/>
    <w:rPr>
      <w:rFonts w:ascii="Palatino Linotype" w:hAnsi="Palatino Linotype"/>
      <w:color w:val="000000"/>
    </w:rPr>
  </w:style>
  <w:style w:type="character" w:styleId="FollowedHyperlink">
    <w:name w:val="FollowedHyperlink"/>
    <w:rsid w:val="00C02670"/>
    <w:rPr>
      <w:color w:val="954F72"/>
      <w:u w:val="single"/>
    </w:rPr>
  </w:style>
  <w:style w:type="paragraph" w:styleId="FootnoteText">
    <w:name w:val="footnote text"/>
    <w:basedOn w:val="Normal"/>
    <w:link w:val="FootnoteTextChar"/>
    <w:semiHidden/>
    <w:unhideWhenUsed/>
    <w:rsid w:val="00C02670"/>
    <w:pPr>
      <w:spacing w:line="240" w:lineRule="auto"/>
    </w:pPr>
  </w:style>
  <w:style w:type="character" w:customStyle="1" w:styleId="FootnoteTextChar">
    <w:name w:val="Footnote Text Char"/>
    <w:link w:val="FootnoteText"/>
    <w:semiHidden/>
    <w:rsid w:val="00C02670"/>
    <w:rPr>
      <w:rFonts w:ascii="Palatino Linotype" w:hAnsi="Palatino Linotype"/>
      <w:color w:val="000000"/>
    </w:rPr>
  </w:style>
  <w:style w:type="paragraph" w:styleId="NormalWeb">
    <w:name w:val="Normal (Web)"/>
    <w:basedOn w:val="Normal"/>
    <w:uiPriority w:val="99"/>
    <w:rsid w:val="00C02670"/>
    <w:rPr>
      <w:szCs w:val="24"/>
    </w:rPr>
  </w:style>
  <w:style w:type="paragraph" w:customStyle="1" w:styleId="MsoFootnoteText0">
    <w:name w:val="MsoFootnoteText"/>
    <w:basedOn w:val="NormalWeb"/>
    <w:qFormat/>
    <w:rsid w:val="00C02670"/>
    <w:rPr>
      <w:rFonts w:ascii="Times New Roman" w:hAnsi="Times New Roman"/>
    </w:rPr>
  </w:style>
  <w:style w:type="character" w:styleId="PageNumber">
    <w:name w:val="page number"/>
    <w:rsid w:val="00C02670"/>
  </w:style>
  <w:style w:type="character" w:styleId="PlaceholderText">
    <w:name w:val="Placeholder Text"/>
    <w:uiPriority w:val="99"/>
    <w:semiHidden/>
    <w:rsid w:val="00C02670"/>
    <w:rPr>
      <w:color w:val="808080"/>
    </w:rPr>
  </w:style>
  <w:style w:type="paragraph" w:customStyle="1" w:styleId="MDPI71footnotes">
    <w:name w:val="MDPI_7.1_footnotes"/>
    <w:qFormat/>
    <w:rsid w:val="00C02670"/>
    <w:pPr>
      <w:numPr>
        <w:numId w:val="21"/>
      </w:numPr>
      <w:adjustRightInd w:val="0"/>
      <w:snapToGrid w:val="0"/>
      <w:spacing w:line="280" w:lineRule="atLeast"/>
      <w:jc w:val="both"/>
    </w:pPr>
    <w:rPr>
      <w:rFonts w:ascii="Palatino Linotype" w:eastAsiaTheme="minorEastAsia" w:hAnsi="Palatino Linotype"/>
      <w:noProof/>
      <w:color w:val="000000"/>
      <w:sz w:val="18"/>
    </w:rPr>
  </w:style>
  <w:style w:type="character" w:styleId="Strong">
    <w:name w:val="Strong"/>
    <w:basedOn w:val="DefaultParagraphFont"/>
    <w:uiPriority w:val="22"/>
    <w:qFormat/>
    <w:rsid w:val="00C02670"/>
    <w:rPr>
      <w:b/>
      <w:bCs/>
    </w:rPr>
  </w:style>
  <w:style w:type="character" w:styleId="BookTitle">
    <w:name w:val="Book Title"/>
    <w:basedOn w:val="DefaultParagraphFont"/>
    <w:uiPriority w:val="33"/>
    <w:qFormat/>
    <w:rsid w:val="00C02670"/>
    <w:rPr>
      <w:b/>
      <w:bCs/>
      <w:i/>
      <w:iCs/>
      <w:spacing w:val="5"/>
    </w:rPr>
  </w:style>
  <w:style w:type="character" w:styleId="Emphasis">
    <w:name w:val="Emphasis"/>
    <w:basedOn w:val="DefaultParagraphFont"/>
    <w:uiPriority w:val="20"/>
    <w:qFormat/>
    <w:rsid w:val="00C02670"/>
    <w:rPr>
      <w:i/>
      <w:iCs/>
    </w:rPr>
  </w:style>
  <w:style w:type="character" w:styleId="FootnoteReference">
    <w:name w:val="footnote reference"/>
    <w:basedOn w:val="DefaultParagraphFont"/>
    <w:uiPriority w:val="99"/>
    <w:semiHidden/>
    <w:unhideWhenUsed/>
    <w:rsid w:val="00C02670"/>
    <w:rPr>
      <w:vertAlign w:val="superscript"/>
    </w:rPr>
  </w:style>
  <w:style w:type="character" w:styleId="Hashtag">
    <w:name w:val="Hashtag"/>
    <w:basedOn w:val="DefaultParagraphFont"/>
    <w:uiPriority w:val="99"/>
    <w:semiHidden/>
    <w:unhideWhenUsed/>
    <w:rsid w:val="00C02670"/>
    <w:rPr>
      <w:color w:val="2B579A"/>
      <w:shd w:val="clear" w:color="auto" w:fill="E1DFDD"/>
    </w:rPr>
  </w:style>
  <w:style w:type="character" w:styleId="HTMLAcronym">
    <w:name w:val="HTML Acronym"/>
    <w:basedOn w:val="DefaultParagraphFont"/>
    <w:uiPriority w:val="99"/>
    <w:semiHidden/>
    <w:unhideWhenUsed/>
    <w:rsid w:val="00C02670"/>
  </w:style>
  <w:style w:type="character" w:styleId="HTMLCite">
    <w:name w:val="HTML Cite"/>
    <w:basedOn w:val="DefaultParagraphFont"/>
    <w:uiPriority w:val="99"/>
    <w:semiHidden/>
    <w:unhideWhenUsed/>
    <w:rsid w:val="00C02670"/>
    <w:rPr>
      <w:i/>
      <w:iCs/>
    </w:rPr>
  </w:style>
  <w:style w:type="character" w:styleId="HTMLCode">
    <w:name w:val="HTML Code"/>
    <w:basedOn w:val="DefaultParagraphFont"/>
    <w:uiPriority w:val="99"/>
    <w:semiHidden/>
    <w:unhideWhenUsed/>
    <w:rsid w:val="00C02670"/>
    <w:rPr>
      <w:rFonts w:ascii="Consolas" w:hAnsi="Consolas"/>
      <w:sz w:val="20"/>
      <w:szCs w:val="20"/>
    </w:rPr>
  </w:style>
  <w:style w:type="character" w:styleId="HTMLDefinition">
    <w:name w:val="HTML Definition"/>
    <w:basedOn w:val="DefaultParagraphFont"/>
    <w:uiPriority w:val="99"/>
    <w:semiHidden/>
    <w:unhideWhenUsed/>
    <w:rsid w:val="00C02670"/>
    <w:rPr>
      <w:i/>
      <w:iCs/>
    </w:rPr>
  </w:style>
  <w:style w:type="character" w:styleId="HTMLKeyboard">
    <w:name w:val="HTML Keyboard"/>
    <w:basedOn w:val="DefaultParagraphFont"/>
    <w:uiPriority w:val="99"/>
    <w:semiHidden/>
    <w:unhideWhenUsed/>
    <w:rsid w:val="00C02670"/>
    <w:rPr>
      <w:rFonts w:ascii="Consolas" w:hAnsi="Consolas"/>
      <w:sz w:val="20"/>
      <w:szCs w:val="20"/>
    </w:rPr>
  </w:style>
  <w:style w:type="character" w:styleId="HTMLSample">
    <w:name w:val="HTML Sample"/>
    <w:basedOn w:val="DefaultParagraphFont"/>
    <w:uiPriority w:val="99"/>
    <w:semiHidden/>
    <w:unhideWhenUsed/>
    <w:rsid w:val="00C02670"/>
    <w:rPr>
      <w:rFonts w:ascii="Consolas" w:hAnsi="Consolas"/>
      <w:sz w:val="24"/>
      <w:szCs w:val="24"/>
    </w:rPr>
  </w:style>
  <w:style w:type="character" w:styleId="HTMLTypewriter">
    <w:name w:val="HTML Typewriter"/>
    <w:basedOn w:val="DefaultParagraphFont"/>
    <w:uiPriority w:val="99"/>
    <w:semiHidden/>
    <w:unhideWhenUsed/>
    <w:rsid w:val="00C02670"/>
    <w:rPr>
      <w:rFonts w:ascii="Consolas" w:hAnsi="Consolas"/>
      <w:sz w:val="20"/>
      <w:szCs w:val="20"/>
    </w:rPr>
  </w:style>
  <w:style w:type="character" w:styleId="HTMLVariable">
    <w:name w:val="HTML Variable"/>
    <w:basedOn w:val="DefaultParagraphFont"/>
    <w:uiPriority w:val="99"/>
    <w:semiHidden/>
    <w:unhideWhenUsed/>
    <w:rsid w:val="00C02670"/>
    <w:rPr>
      <w:i/>
      <w:iCs/>
    </w:rPr>
  </w:style>
  <w:style w:type="character" w:styleId="IntenseEmphasis">
    <w:name w:val="Intense Emphasis"/>
    <w:basedOn w:val="DefaultParagraphFont"/>
    <w:uiPriority w:val="21"/>
    <w:qFormat/>
    <w:rsid w:val="00C02670"/>
    <w:rPr>
      <w:i/>
      <w:iCs/>
      <w:color w:val="4472C4" w:themeColor="accent1"/>
    </w:rPr>
  </w:style>
  <w:style w:type="character" w:styleId="IntenseReference">
    <w:name w:val="Intense Reference"/>
    <w:basedOn w:val="DefaultParagraphFont"/>
    <w:uiPriority w:val="32"/>
    <w:qFormat/>
    <w:rsid w:val="00C02670"/>
    <w:rPr>
      <w:b/>
      <w:bCs/>
      <w:smallCaps/>
      <w:color w:val="4472C4" w:themeColor="accent1"/>
      <w:spacing w:val="5"/>
    </w:rPr>
  </w:style>
  <w:style w:type="character" w:styleId="Mention">
    <w:name w:val="Mention"/>
    <w:basedOn w:val="DefaultParagraphFont"/>
    <w:uiPriority w:val="99"/>
    <w:semiHidden/>
    <w:unhideWhenUsed/>
    <w:rsid w:val="00C02670"/>
    <w:rPr>
      <w:color w:val="2B579A"/>
      <w:shd w:val="clear" w:color="auto" w:fill="E1DFDD"/>
    </w:rPr>
  </w:style>
  <w:style w:type="character" w:styleId="SmartHyperlink">
    <w:name w:val="Smart Hyperlink"/>
    <w:basedOn w:val="DefaultParagraphFont"/>
    <w:uiPriority w:val="99"/>
    <w:semiHidden/>
    <w:unhideWhenUsed/>
    <w:rsid w:val="00C02670"/>
    <w:rPr>
      <w:u w:val="dotted"/>
    </w:rPr>
  </w:style>
  <w:style w:type="character" w:styleId="SmartLink">
    <w:name w:val="Smart Link"/>
    <w:basedOn w:val="DefaultParagraphFont"/>
    <w:uiPriority w:val="99"/>
    <w:semiHidden/>
    <w:unhideWhenUsed/>
    <w:rsid w:val="00C02670"/>
    <w:rPr>
      <w:color w:val="0000FF"/>
      <w:u w:val="single"/>
      <w:shd w:val="clear" w:color="auto" w:fill="F3F2F1"/>
    </w:rPr>
  </w:style>
  <w:style w:type="character" w:styleId="SubtleEmphasis">
    <w:name w:val="Subtle Emphasis"/>
    <w:basedOn w:val="DefaultParagraphFont"/>
    <w:uiPriority w:val="19"/>
    <w:qFormat/>
    <w:rsid w:val="00C02670"/>
    <w:rPr>
      <w:i/>
      <w:iCs/>
      <w:color w:val="404040" w:themeColor="text1" w:themeTint="BF"/>
    </w:rPr>
  </w:style>
  <w:style w:type="character" w:styleId="SubtleReference">
    <w:name w:val="Subtle Reference"/>
    <w:basedOn w:val="DefaultParagraphFont"/>
    <w:uiPriority w:val="31"/>
    <w:qFormat/>
    <w:rsid w:val="00C02670"/>
    <w:rPr>
      <w:smallCaps/>
      <w:color w:val="5A5A5A" w:themeColor="text1" w:themeTint="A5"/>
    </w:rPr>
  </w:style>
  <w:style w:type="paragraph" w:styleId="Revision">
    <w:name w:val="Revision"/>
    <w:hidden/>
    <w:uiPriority w:val="99"/>
    <w:semiHidden/>
    <w:rsid w:val="0089153E"/>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creativecommons.org/licenses/by/4.0/"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eader" Target="head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EFF1AD-449D-4B68-8C27-5E17162A9D13}">
  <we:reference id="WA200010453" version="1.0.0.1" store="Omex" storeType="OMEX"/>
  <we:alternateReferences>
    <we:reference id="WA200010453" version="1.0.0.1" store="WA200010453" storeType="OMEX"/>
  </we:alternateReferences>
  <we:properties>
    <we:property name="claude.fileId" value="&quot;803006cb-9b49-4ffd-a491-da0dded3d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B429B-7024-D64C-BCFA-EC5CBB1A850D}">
  <ds:schemaRefs>
    <ds:schemaRef ds:uri="http://schemas.openxmlformats.org/officeDocument/2006/bibliography"/>
  </ds:schemaRefs>
</ds:datastoreItem>
</file>

<file path=docMetadata/LabelInfo.xml><?xml version="1.0" encoding="utf-8"?>
<clbl:labelList xmlns:clbl="http://schemas.microsoft.com/office/2020/mipLabelMetadata">
  <clbl:label id="{a17f8ab9-bc70-4901-a8ac-c4b71563637c}" enabled="0" method="" siteId="{a17f8ab9-bc70-4901-a8ac-c4b71563637c}" removed="1"/>
</clbl:labelList>
</file>

<file path=docProps/app.xml><?xml version="1.0" encoding="utf-8"?>
<Properties xmlns="http://schemas.openxmlformats.org/officeDocument/2006/extended-properties" xmlns:vt="http://schemas.openxmlformats.org/officeDocument/2006/docPropsVTypes">
  <Template>Normal</Template>
  <TotalTime>14</TotalTime>
  <Pages>32</Pages>
  <Words>16442</Words>
  <Characters>93722</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Andra-Maria Petcu</dc:creator>
  <cp:keywords/>
  <dc:description/>
  <cp:lastModifiedBy>Zulkiflu Musa</cp:lastModifiedBy>
  <cp:revision>32</cp:revision>
  <dcterms:created xsi:type="dcterms:W3CDTF">2026-10-23T08:13:00Z</dcterms:created>
  <dcterms:modified xsi:type="dcterms:W3CDTF">2026-10-27T09:52:00Z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43fd17e0508fde9e4c79da412dc6726d77777d0c39dab649b0d55ab5d672b19b</vt:lpwstr>
  </property>
</Properties>
</file>